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NAME: ……………………vict</w:t>
      </w:r>
      <w:r w:rsidDel="00000000" w:rsidR="00000000" w:rsidRPr="00000000">
        <w:rPr>
          <w:b w:val="1"/>
          <w:sz w:val="28"/>
          <w:szCs w:val="28"/>
          <w:rtl w:val="0"/>
        </w:rPr>
        <w:t xml:space="preserve">oria 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…………………………………………CLASS:……..…ADM NO:………..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SIGNATURE: ……………………………      </w:t>
        <w:tab/>
        <w:tab/>
        <w:t xml:space="preserve">INDEX NO: …………………………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232/2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PHYSICS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PAPER 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MARCH /APRIL 2020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MOKASA I EXAMINATION - 2020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Kenya Certificate of Secondary Education (KCSE)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Physics Paper 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Instructions to candidates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paper consists of two sections A and B.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questions in the two sections in the spaces provided after each question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working must be clearly shown.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Electronic calculators, mathematical tables may be used.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numerical answers should be expressed in the decimal notations.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paper consists of 14 printed pages and check to ensure all the pages are there.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40.0" w:type="dxa"/>
        <w:jc w:val="left"/>
        <w:tblInd w:w="8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980"/>
        <w:gridCol w:w="1980"/>
        <w:gridCol w:w="2070"/>
        <w:tblGridChange w:id="0">
          <w:tblGrid>
            <w:gridCol w:w="1710"/>
            <w:gridCol w:w="1980"/>
            <w:gridCol w:w="1980"/>
            <w:gridCol w:w="2070"/>
          </w:tblGrid>
        </w:tblGridChange>
      </w:tblGrid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MAX MARKS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CANDIDATE’S SCORE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– 11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SECTION A (25 MARKS)</w:t>
      </w:r>
    </w:p>
    <w:p w:rsidR="00000000" w:rsidDel="00000000" w:rsidP="00000000" w:rsidRDefault="00000000" w:rsidRPr="00000000" w14:paraId="00000038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Answer all the questions in the space provided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Figure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below shows a ray of light reflected from a mirror. </w:t>
      </w:r>
    </w:p>
    <w:p w:rsidR="00000000" w:rsidDel="00000000" w:rsidP="00000000" w:rsidRDefault="00000000" w:rsidRPr="00000000" w14:paraId="0000003A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12700</wp:posOffset>
                </wp:positionV>
                <wp:extent cx="4858385" cy="1849755"/>
                <wp:effectExtent b="0" l="0" r="0" t="0"/>
                <wp:wrapNone/>
                <wp:docPr id="8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04100" y="2855100"/>
                          <a:ext cx="4858385" cy="1849755"/>
                          <a:chOff x="2904100" y="2855100"/>
                          <a:chExt cx="4883800" cy="1862500"/>
                        </a:xfrm>
                      </wpg:grpSpPr>
                      <wpg:grpSp>
                        <wpg:cNvGrpSpPr/>
                        <wpg:grpSpPr>
                          <a:xfrm>
                            <a:off x="2916808" y="2855123"/>
                            <a:ext cx="4858385" cy="1849755"/>
                            <a:chOff x="0" y="0"/>
                            <a:chExt cx="4858385" cy="184975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4858375" cy="184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4858385" cy="1849755"/>
                              <a:chOff x="0" y="0"/>
                              <a:chExt cx="4858385" cy="184975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4858385" cy="1849755"/>
                                <a:chOff x="0" y="0"/>
                                <a:chExt cx="4858385" cy="185006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1743739"/>
                                  <a:ext cx="4858385" cy="106326"/>
                                  <a:chOff x="0" y="0"/>
                                  <a:chExt cx="4858385" cy="106326"/>
                                </a:xfrm>
                              </wpg:grpSpPr>
                              <wps:wsp>
                                <wps:cNvSpPr/>
                                <wps:cNvPr id="110" name="Shape 110"/>
                                <wps:spPr>
                                  <a:xfrm>
                                    <a:off x="0" y="0"/>
                                    <a:ext cx="4858385" cy="10632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25400">
                                    <a:solidFill>
                                      <a:srgbClr val="97B4E4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0" y="10633"/>
                                    <a:ext cx="48583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CnPr/>
                              <wps:spPr>
                                <a:xfrm rot="10800000">
                                  <a:off x="2211572" y="0"/>
                                  <a:ext cx="0" cy="175434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2211572" y="393404"/>
                                  <a:ext cx="1488558" cy="13609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2381693" y="637953"/>
                                  <a:ext cx="1052623" cy="95644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stealth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115" name="Shape 115"/>
                            <wps:spPr>
                              <a:xfrm>
                                <a:off x="2370125" y="1492300"/>
                                <a:ext cx="445770" cy="299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30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superscript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16" name="Shape 116"/>
                            <wps:spPr>
                              <a:xfrm>
                                <a:off x="2318919" y="1667865"/>
                                <a:ext cx="70701" cy="102413"/>
                              </a:xfrm>
                              <a:custGeom>
                                <a:rect b="b" l="l" r="r" t="t"/>
                                <a:pathLst>
                                  <a:path extrusionOk="0" h="102413" w="70701">
                                    <a:moveTo>
                                      <a:pt x="0" y="0"/>
                                    </a:moveTo>
                                    <a:cubicBezTo>
                                      <a:pt x="97342" y="10816"/>
                                      <a:pt x="65837" y="-14766"/>
                                      <a:pt x="65837" y="102413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17" name="Shape 117"/>
                          <wps:spPr>
                            <a:xfrm>
                              <a:off x="237507" y="71251"/>
                              <a:ext cx="1045028" cy="3220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Figure 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12700</wp:posOffset>
                </wp:positionV>
                <wp:extent cx="4858385" cy="1849755"/>
                <wp:effectExtent b="0" l="0" r="0" t="0"/>
                <wp:wrapNone/>
                <wp:docPr id="82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8385" cy="1849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 the ray diagram and find the new angle of reflection after it is rotated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 anticlockwise with the incident ray fixed. </w:t>
        <w:tab/>
        <w:tab/>
        <w:tab/>
        <w:tab/>
        <w:t xml:space="preserve">(2marks)</w:t>
      </w:r>
    </w:p>
    <w:p w:rsidR="00000000" w:rsidDel="00000000" w:rsidP="00000000" w:rsidRDefault="00000000" w:rsidRPr="00000000" w14:paraId="00000040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</w:t>
      </w:r>
      <w:sdt>
        <w:sdtPr>
          <w:tag w:val="goog_rdk_1"/>
        </w:sdtPr>
        <w:sdtContent>
          <w:r w:rsidDel="00000000" w:rsidR="00000000" w:rsidRPr="00000000">
            <w:rPr>
              <w:color w:val="0000ff"/>
              <w:sz w:val="28"/>
              <w:szCs w:val="28"/>
              <w:rtl w:val="0"/>
              <w:rPrChange w:author="Victoria Githinji" w:id="0" w:date="2025-02-28T13:50:32Z">
                <w:rPr>
                  <w:sz w:val="28"/>
                  <w:szCs w:val="28"/>
                </w:rPr>
              </w:rPrChange>
            </w:rPr>
            <w:t xml:space="preserve">30+30+20=8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0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Three electric bulbs are connected in series with a battery of two dry cells and a switch. At first the bulbs light brightly.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State a reason why they gradually light dim. </w:t>
        <w:tab/>
        <w:tab/>
        <w:tab/>
        <w:t xml:space="preserve">(2marks)</w:t>
      </w:r>
    </w:p>
    <w:p w:rsidR="00000000" w:rsidDel="00000000" w:rsidP="00000000" w:rsidRDefault="00000000" w:rsidRPr="00000000" w14:paraId="00000043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…………………………………………………………………………………………………………………………………………the </w:t>
      </w:r>
      <w:sdt>
        <w:sdtPr>
          <w:tag w:val="goog_rdk_2"/>
        </w:sdtPr>
        <w:sdtContent>
          <w:del w:author="Victoria Githinji" w:id="1" w:date="2025-02-28T13:50:39Z">
            <w:r w:rsidDel="00000000" w:rsidR="00000000" w:rsidRPr="00000000">
              <w:rPr>
                <w:sz w:val="28"/>
                <w:szCs w:val="28"/>
                <w:rtl w:val="0"/>
              </w:rPr>
              <w:delText xml:space="preserve">voltage </w:delText>
            </w:r>
          </w:del>
        </w:sdtContent>
      </w:sdt>
      <w:r w:rsidDel="00000000" w:rsidR="00000000" w:rsidRPr="00000000">
        <w:rPr>
          <w:sz w:val="28"/>
          <w:szCs w:val="28"/>
          <w:rtl w:val="0"/>
        </w:rPr>
        <w:t xml:space="preserve">is differ</w:t>
      </w:r>
      <w:sdt>
        <w:sdtPr>
          <w:tag w:val="goog_rdk_3"/>
        </w:sdtPr>
        <w:sdtContent>
          <w:ins w:author="Victoria Githinji" w:id="1" w:date="2025-02-28T13:50:39Z">
            <w:r w:rsidDel="00000000" w:rsidR="00000000" w:rsidRPr="00000000">
              <w:rPr>
                <w:sz w:val="28"/>
                <w:szCs w:val="28"/>
                <w:rtl w:val="0"/>
              </w:rPr>
              <w:t xml:space="preserve">voltage </w:t>
            </w:r>
          </w:ins>
        </w:sdtContent>
      </w:sdt>
      <w:r w:rsidDel="00000000" w:rsidR="00000000" w:rsidRPr="00000000">
        <w:rPr>
          <w:sz w:val="28"/>
          <w:szCs w:val="28"/>
          <w:rtl w:val="0"/>
        </w:rPr>
        <w:t xml:space="preserve">ent</w:t>
      </w:r>
    </w:p>
    <w:p w:rsidR="00000000" w:rsidDel="00000000" w:rsidP="00000000" w:rsidRDefault="00000000" w:rsidRPr="00000000" w14:paraId="00000044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switch is put off for sometimes. Explain why the bulbs again shine brightly.</w:t>
        <w:tab/>
        <w:tab/>
        <w:tab/>
        <w:tab/>
        <w:tab/>
        <w:tab/>
        <w:tab/>
        <w:tab/>
        <w:tab/>
        <w:t xml:space="preserve">(1 mark)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1256"/>
          <w:tab w:val="left" w:leader="none" w:pos="3928"/>
        </w:tabs>
        <w:spacing w:after="20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none" w:pos="3928"/>
        </w:tabs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positively charged rod is brought near the cap of a lightly charged electroscope. The leaf first collapses and as the rod comes nearer, the leaf diverges.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none" w:pos="3928"/>
        </w:tabs>
        <w:spacing w:after="200" w:before="0" w:line="276" w:lineRule="auto"/>
        <w:ind w:left="1800" w:right="0" w:hanging="10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the charge on the electroscope? </w:t>
        <w:tab/>
        <w:tab/>
        <w:tab/>
        <w:t xml:space="preserve">(1 mark)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1256"/>
          <w:tab w:val="left" w:leader="none" w:pos="3928"/>
        </w:tabs>
        <w:spacing w:after="20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negative charge </w:t>
      </w: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……………………………………………………………………………….</w:t>
        <w:tab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6"/>
          <w:tab w:val="left" w:leader="none" w:pos="3928"/>
        </w:tabs>
        <w:spacing w:after="200" w:before="0" w:line="276" w:lineRule="auto"/>
        <w:ind w:left="1800" w:right="0" w:hanging="10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the behavior of the leaf.</w:t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04B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…negative charges are attracted by the positive charged rod causing the leaf to collapse first then positive charges are repelled causing the leaf to diverge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sz w:val="28"/>
          <w:szCs w:val="28"/>
          <w:rtl w:val="0"/>
        </w:rPr>
        <w:t xml:space="preserve">.…………………………………………………………………………………………………………………………………………………………………………………………….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Figure 2 below shows a bar magnet attracting steel pin as shown</w:t>
      </w:r>
    </w:p>
    <w:p w:rsidR="00000000" w:rsidDel="00000000" w:rsidP="00000000" w:rsidRDefault="00000000" w:rsidRPr="00000000" w14:paraId="0000004D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101600</wp:posOffset>
                </wp:positionV>
                <wp:extent cx="3137183" cy="1466594"/>
                <wp:effectExtent b="0" l="0" r="0" t="0"/>
                <wp:wrapNone/>
                <wp:docPr id="8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77400" y="3037175"/>
                          <a:ext cx="3137183" cy="1466594"/>
                          <a:chOff x="3777400" y="3037175"/>
                          <a:chExt cx="3137200" cy="1476125"/>
                        </a:xfrm>
                      </wpg:grpSpPr>
                      <wpg:grpSp>
                        <wpg:cNvGrpSpPr/>
                        <wpg:grpSpPr>
                          <a:xfrm>
                            <a:off x="3777409" y="3046703"/>
                            <a:ext cx="3137183" cy="1466594"/>
                            <a:chOff x="0" y="0"/>
                            <a:chExt cx="3137183" cy="146659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137175" cy="1466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05774" y="0"/>
                              <a:ext cx="2231409" cy="1466594"/>
                              <a:chOff x="0" y="0"/>
                              <a:chExt cx="2231409" cy="1466594"/>
                            </a:xfrm>
                          </wpg:grpSpPr>
                          <wps:wsp>
                            <wps:cNvSpPr/>
                            <wps:cNvPr id="68" name="Shape 68"/>
                            <wps:spPr>
                              <a:xfrm>
                                <a:off x="464024" y="0"/>
                                <a:ext cx="375226" cy="7574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59809" y="777922"/>
                                <a:ext cx="233680" cy="4025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oval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211540" y="777922"/>
                                <a:ext cx="217805" cy="4362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oval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1" name="Shape 71"/>
                            <wps:spPr>
                              <a:xfrm>
                                <a:off x="518615" y="40943"/>
                                <a:ext cx="266065" cy="217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N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2" name="Shape 72"/>
                            <wps:spPr>
                              <a:xfrm>
                                <a:off x="525439" y="450376"/>
                                <a:ext cx="266065" cy="2661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3" name="Shape 73"/>
                            <wps:spPr>
                              <a:xfrm>
                                <a:off x="0" y="1194179"/>
                                <a:ext cx="313690" cy="272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X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4" name="Shape 74"/>
                            <wps:spPr>
                              <a:xfrm>
                                <a:off x="1119116" y="1180531"/>
                                <a:ext cx="31369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Y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5" name="Shape 75"/>
                            <wps:spPr>
                              <a:xfrm>
                                <a:off x="1262418" y="634621"/>
                                <a:ext cx="968991" cy="34745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Steel pin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76" name="Shape 76"/>
                          <wps:spPr>
                            <a:xfrm>
                              <a:off x="0" y="0"/>
                              <a:ext cx="1026544" cy="299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Figure 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101600</wp:posOffset>
                </wp:positionV>
                <wp:extent cx="3137183" cy="1466594"/>
                <wp:effectExtent b="0" l="0" r="0" t="0"/>
                <wp:wrapNone/>
                <wp:docPr id="82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7183" cy="14665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215900</wp:posOffset>
                </wp:positionV>
                <wp:extent cx="364367" cy="199921"/>
                <wp:effectExtent b="0" l="0" r="0" t="0"/>
                <wp:wrapNone/>
                <wp:docPr id="82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68579" y="3684802"/>
                          <a:ext cx="354842" cy="19039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215900</wp:posOffset>
                </wp:positionV>
                <wp:extent cx="364367" cy="199921"/>
                <wp:effectExtent b="0" l="0" r="0" t="0"/>
                <wp:wrapNone/>
                <wp:docPr id="82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367" cy="199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State and explain what would happen when a North pole of a bar magnet is brought near the tips of steel pin X and Y.</w:t>
        <w:tab/>
        <w:tab/>
        <w:tab/>
        <w:tab/>
        <w:tab/>
        <w:t xml:space="preserve">(2marks)</w:t>
      </w:r>
    </w:p>
    <w:sdt>
      <w:sdtPr>
        <w:tag w:val="goog_rdk_5"/>
      </w:sdtPr>
      <w:sdtContent>
        <w:p w:rsidR="00000000" w:rsidDel="00000000" w:rsidP="00000000" w:rsidRDefault="00000000" w:rsidRPr="00000000" w14:paraId="00000052">
          <w:pPr>
            <w:pageBreakBefore w:val="0"/>
            <w:spacing w:before="240" w:lineRule="auto"/>
            <w:rPr>
              <w:color w:val="0000ff"/>
              <w:sz w:val="28"/>
              <w:szCs w:val="28"/>
              <w:rPrChange w:author="Victoria Githinji" w:id="2" w:date="2025-02-28T13:41:43Z">
                <w:rPr>
                  <w:sz w:val="28"/>
                  <w:szCs w:val="28"/>
                </w:rPr>
              </w:rPrChange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…………………t</w:t>
          </w:r>
          <w:sdt>
            <w:sdtPr>
              <w:tag w:val="goog_rdk_4"/>
            </w:sdtPr>
            <w:sdtContent>
              <w:r w:rsidDel="00000000" w:rsidR="00000000" w:rsidRPr="00000000">
                <w:rPr>
                  <w:color w:val="0000ff"/>
                  <w:sz w:val="28"/>
                  <w:szCs w:val="28"/>
                  <w:rtl w:val="0"/>
                  <w:rPrChange w:author="Victoria Githinji" w:id="2" w:date="2025-02-28T13:41:43Z">
                    <w:rPr>
                      <w:sz w:val="28"/>
                      <w:szCs w:val="28"/>
                    </w:rPr>
                  </w:rPrChange>
                </w:rPr>
                <w:t xml:space="preserve">he magnet would be attracted to it</w:t>
              </w:r>
            </w:sdtContent>
          </w:sdt>
        </w:p>
      </w:sdtContent>
    </w:sdt>
    <w:p w:rsidR="00000000" w:rsidDel="00000000" w:rsidP="00000000" w:rsidRDefault="00000000" w:rsidRPr="00000000" w14:paraId="00000053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the equivalent resistance between P and Q for the following resistors shown in Figure 3.</w:t>
        <w:tab/>
        <w:tab/>
        <w:tab/>
        <w:tab/>
        <w:tab/>
        <w:tab/>
        <w:t xml:space="preserve">(2marks)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533400</wp:posOffset>
                </wp:positionV>
                <wp:extent cx="3934400" cy="869315"/>
                <wp:effectExtent b="0" l="0" r="0" t="0"/>
                <wp:wrapNone/>
                <wp:docPr id="8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378800" y="3335800"/>
                          <a:ext cx="3934400" cy="869315"/>
                          <a:chOff x="3378800" y="3335800"/>
                          <a:chExt cx="3934400" cy="888400"/>
                        </a:xfrm>
                      </wpg:grpSpPr>
                      <wpg:grpSp>
                        <wpg:cNvGrpSpPr/>
                        <wpg:grpSpPr>
                          <a:xfrm>
                            <a:off x="3378800" y="3345343"/>
                            <a:ext cx="3934400" cy="869315"/>
                            <a:chOff x="0" y="0"/>
                            <a:chExt cx="3934400" cy="86931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934400" cy="869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11215" y="0"/>
                              <a:ext cx="2623185" cy="869315"/>
                              <a:chOff x="0" y="0"/>
                              <a:chExt cx="2623668" cy="869315"/>
                            </a:xfrm>
                          </wpg:grpSpPr>
                          <wps:wsp>
                            <wps:cNvSpPr/>
                            <wps:cNvPr id="25" name="Shape 25"/>
                            <wps:spPr>
                              <a:xfrm>
                                <a:off x="1470355" y="0"/>
                                <a:ext cx="627380" cy="299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1580083" y="36576"/>
                                <a:ext cx="457200" cy="2311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30Ω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1463040" y="548640"/>
                                <a:ext cx="627380" cy="320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226771" y="299923"/>
                                <a:ext cx="627380" cy="334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1572768" y="599847"/>
                                <a:ext cx="457200" cy="2311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70Ω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263347" y="329184"/>
                                <a:ext cx="457200" cy="2311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19Ω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207008" y="160935"/>
                                <a:ext cx="1" cy="5384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207008" y="160935"/>
                                <a:ext cx="27295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199693" y="702259"/>
                                <a:ext cx="259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870509" y="453543"/>
                                <a:ext cx="33412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289658" y="160935"/>
                                <a:ext cx="0" cy="5378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84832" y="160935"/>
                                <a:ext cx="204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2084832" y="702259"/>
                                <a:ext cx="204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0" y="453543"/>
                                <a:ext cx="2114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289658" y="453543"/>
                                <a:ext cx="3340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40" name="Shape 40"/>
                          <wps:spPr>
                            <a:xfrm>
                              <a:off x="0" y="34505"/>
                              <a:ext cx="1120775" cy="426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Figure 3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533400</wp:posOffset>
                </wp:positionV>
                <wp:extent cx="3934400" cy="869315"/>
                <wp:effectExtent b="0" l="0" r="0" t="0"/>
                <wp:wrapNone/>
                <wp:docPr id="81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4400" cy="8693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279400</wp:posOffset>
                </wp:positionV>
                <wp:extent cx="322580" cy="294640"/>
                <wp:effectExtent b="0" l="0" r="0" t="0"/>
                <wp:wrapNone/>
                <wp:docPr id="81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189473" y="3637443"/>
                          <a:ext cx="313055" cy="285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279400</wp:posOffset>
                </wp:positionV>
                <wp:extent cx="322580" cy="294640"/>
                <wp:effectExtent b="0" l="0" r="0" t="0"/>
                <wp:wrapNone/>
                <wp:docPr id="81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580" cy="294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254000</wp:posOffset>
                </wp:positionV>
                <wp:extent cx="322580" cy="294640"/>
                <wp:effectExtent b="0" l="0" r="0" t="0"/>
                <wp:wrapNone/>
                <wp:docPr id="822" name=""/>
                <a:graphic>
                  <a:graphicData uri="http://schemas.microsoft.com/office/word/2010/wordprocessingShape">
                    <wps:wsp>
                      <wps:cNvSpPr/>
                      <wps:cNvPr id="103" name="Shape 103"/>
                      <wps:spPr>
                        <a:xfrm>
                          <a:off x="5189473" y="3637443"/>
                          <a:ext cx="313055" cy="285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Q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254000</wp:posOffset>
                </wp:positionV>
                <wp:extent cx="322580" cy="294640"/>
                <wp:effectExtent b="0" l="0" r="0" t="0"/>
                <wp:wrapNone/>
                <wp:docPr id="82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580" cy="294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tag w:val="goog_rdk_7"/>
      </w:sdtPr>
      <w:sdtContent>
        <w:p w:rsidR="00000000" w:rsidDel="00000000" w:rsidP="00000000" w:rsidRDefault="00000000" w:rsidRPr="00000000" w14:paraId="00000057">
          <w:pPr>
            <w:pageBreakBefore w:val="0"/>
            <w:spacing w:before="240" w:lineRule="auto"/>
            <w:rPr>
              <w:ins w:author="Victoria Githinji" w:id="3" w:date="2025-02-28T13:47:13Z"/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……………………</w:t>
          </w:r>
          <w:sdt>
            <w:sdtPr>
              <w:tag w:val="goog_rdk_6"/>
            </w:sdtPr>
            <w:sdtContent>
              <w:ins w:author="Victoria Githinji" w:id="3" w:date="2025-02-28T13:47:13Z"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70+30=100</w:t>
                </w:r>
              </w:ins>
            </w:sdtContent>
          </w:sdt>
        </w:p>
      </w:sdtContent>
    </w:sdt>
    <w:sdt>
      <w:sdtPr>
        <w:tag w:val="goog_rdk_9"/>
      </w:sdtPr>
      <w:sdtContent>
        <w:p w:rsidR="00000000" w:rsidDel="00000000" w:rsidP="00000000" w:rsidRDefault="00000000" w:rsidRPr="00000000" w14:paraId="00000058">
          <w:pPr>
            <w:pageBreakBefore w:val="0"/>
            <w:spacing w:before="240" w:lineRule="auto"/>
            <w:rPr>
              <w:ins w:author="Victoria Githinji" w:id="3" w:date="2025-02-28T13:47:13Z"/>
              <w:sz w:val="28"/>
              <w:szCs w:val="28"/>
            </w:rPr>
          </w:pPr>
          <w:sdt>
            <w:sdtPr>
              <w:tag w:val="goog_rdk_8"/>
            </w:sdtPr>
            <w:sdtContent>
              <w:ins w:author="Victoria Githinji" w:id="3" w:date="2025-02-28T13:47:13Z"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(100*19)/100+19=15.97 ohms</w:t>
                </w:r>
              </w:ins>
            </w:sdtContent>
          </w:sdt>
        </w:p>
      </w:sdtContent>
    </w:sdt>
    <w:p w:rsidR="00000000" w:rsidDel="00000000" w:rsidP="00000000" w:rsidRDefault="00000000" w:rsidRPr="00000000" w14:paraId="00000059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</w:t>
      </w:r>
      <w:sdt>
        <w:sdtPr>
          <w:tag w:val="goog_rdk_10"/>
        </w:sdtPr>
        <w:sdtContent>
          <w:ins w:author="Victoria Githinji" w:id="4" w:date="2025-02-28T13:49:06Z">
            <w:r w:rsidDel="00000000" w:rsidR="00000000" w:rsidRPr="00000000">
              <w:rPr>
                <w:sz w:val="28"/>
                <w:szCs w:val="28"/>
                <w:rtl w:val="0"/>
              </w:rPr>
              <w:t xml:space="preserve">/</w:t>
            </w:r>
          </w:ins>
        </w:sdtContent>
      </w:sdt>
      <w:r w:rsidDel="00000000" w:rsidR="00000000" w:rsidRPr="00000000">
        <w:rPr>
          <w:sz w:val="28"/>
          <w:szCs w:val="28"/>
          <w:rtl w:val="0"/>
        </w:rPr>
        <w:t xml:space="preserve">……………………………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Figure 4 below shows a wave profile for a wave whose frequency is 5Hz.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241300</wp:posOffset>
                </wp:positionV>
                <wp:extent cx="4338727" cy="2211454"/>
                <wp:effectExtent b="0" l="0" r="0" t="0"/>
                <wp:wrapNone/>
                <wp:docPr id="8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76625" y="2674250"/>
                          <a:ext cx="4338727" cy="2211454"/>
                          <a:chOff x="3176625" y="2674250"/>
                          <a:chExt cx="4338750" cy="2211500"/>
                        </a:xfrm>
                      </wpg:grpSpPr>
                      <wpg:grpSp>
                        <wpg:cNvGrpSpPr/>
                        <wpg:grpSpPr>
                          <a:xfrm>
                            <a:off x="3176637" y="2674273"/>
                            <a:ext cx="4338727" cy="2211454"/>
                            <a:chOff x="0" y="0"/>
                            <a:chExt cx="4338727" cy="221145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4338725" cy="221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76377" y="112144"/>
                              <a:ext cx="3562350" cy="2099310"/>
                              <a:chOff x="1150" y="2891"/>
                              <a:chExt cx="5545" cy="2729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828" y="2891"/>
                                <a:ext cx="11" cy="272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triangl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555" y="4247"/>
                                <a:ext cx="465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triangl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822" y="4252"/>
                                <a:ext cx="546" cy="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subscript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3893" y="4286"/>
                                <a:ext cx="554" cy="4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subscript"/>
                                    </w:rPr>
                                    <w:t xml:space="preserve">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4577" y="4306"/>
                                <a:ext cx="677" cy="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subscript"/>
                                    </w:rPr>
                                    <w:t xml:space="preserve">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628" y="4313"/>
                                <a:ext cx="677" cy="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subscript"/>
                                    </w:rPr>
                                    <w:t xml:space="preserve">9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2136" y="4283"/>
                                <a:ext cx="485" cy="3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subscript"/>
                                    </w:rPr>
                                    <w:t xml:space="preserve">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5559" y="4705"/>
                                <a:ext cx="1136" cy="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Time (s)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 rot="-5400000">
                                <a:off x="567" y="3684"/>
                                <a:ext cx="1632" cy="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Displacement (cm)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1457" y="3611"/>
                                <a:ext cx="437" cy="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1424" y="4483"/>
                                <a:ext cx="532" cy="3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-1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1421" y="4975"/>
                                <a:ext cx="625" cy="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-2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9" name="Shape 19"/>
                          <wps:spPr>
                            <a:xfrm>
                              <a:off x="0" y="0"/>
                              <a:ext cx="1130060" cy="299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Figure 4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241300</wp:posOffset>
                </wp:positionV>
                <wp:extent cx="4338727" cy="2211454"/>
                <wp:effectExtent b="0" l="0" r="0" t="0"/>
                <wp:wrapNone/>
                <wp:docPr id="8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8727" cy="22114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4400.0" w:type="dxa"/>
        <w:jc w:val="left"/>
        <w:tblInd w:w="2366.0" w:type="dxa"/>
        <w:tblBorders>
          <w:top w:color="000000" w:space="0" w:sz="4" w:val="dashed"/>
          <w:left w:color="000000" w:space="0" w:sz="4" w:val="dashed"/>
          <w:bottom w:color="000000" w:space="0" w:sz="4" w:val="dashed"/>
          <w:right w:color="000000" w:space="0" w:sz="4" w:val="dashed"/>
          <w:insideH w:color="000000" w:space="0" w:sz="4" w:val="dashed"/>
          <w:insideV w:color="000000" w:space="0" w:sz="4" w:val="dashed"/>
        </w:tblBorders>
        <w:tblLayout w:type="fixed"/>
        <w:tblLook w:val="0400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tblGridChange w:id="0">
          <w:tblGrid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</w:tblGrid>
        </w:tblGridChange>
      </w:tblGrid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-304799</wp:posOffset>
                      </wp:positionH>
                      <wp:positionV relativeFrom="paragraph">
                        <wp:posOffset>190500</wp:posOffset>
                      </wp:positionV>
                      <wp:extent cx="287020" cy="288925"/>
                      <wp:effectExtent b="0" l="0" r="0" t="0"/>
                      <wp:wrapNone/>
                      <wp:docPr id="81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07253" y="3640300"/>
                                <a:ext cx="277495" cy="279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2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-304799</wp:posOffset>
                      </wp:positionH>
                      <wp:positionV relativeFrom="paragraph">
                        <wp:posOffset>190500</wp:posOffset>
                      </wp:positionV>
                      <wp:extent cx="287020" cy="288925"/>
                      <wp:effectExtent b="0" l="0" r="0" t="0"/>
                      <wp:wrapNone/>
                      <wp:docPr id="81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7020" cy="288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-76199</wp:posOffset>
                      </wp:positionH>
                      <wp:positionV relativeFrom="paragraph">
                        <wp:posOffset>0</wp:posOffset>
                      </wp:positionV>
                      <wp:extent cx="2533015" cy="1386281"/>
                      <wp:effectExtent b="0" l="0" r="0" t="0"/>
                      <wp:wrapNone/>
                      <wp:docPr id="82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4" name="Shape 104"/>
                            <wps:spPr>
                              <a:xfrm>
                                <a:off x="4089018" y="3096385"/>
                                <a:ext cx="2513965" cy="1367231"/>
                              </a:xfrm>
                              <a:custGeom>
                                <a:rect b="b" l="l" r="r" t="t"/>
                                <a:pathLst>
                                  <a:path extrusionOk="0" h="1281217" w="2515370">
                                    <a:moveTo>
                                      <a:pt x="6257" y="1245049"/>
                                    </a:moveTo>
                                    <a:cubicBezTo>
                                      <a:pt x="20278" y="1269433"/>
                                      <a:pt x="-13215" y="1293022"/>
                                      <a:pt x="6257" y="1274681"/>
                                    </a:cubicBezTo>
                                    <a:cubicBezTo>
                                      <a:pt x="25729" y="1256340"/>
                                      <a:pt x="90168" y="1226443"/>
                                      <a:pt x="123086" y="1135003"/>
                                    </a:cubicBezTo>
                                    <a:cubicBezTo>
                                      <a:pt x="156004" y="1043563"/>
                                      <a:pt x="219581" y="815837"/>
                                      <a:pt x="276919" y="645202"/>
                                    </a:cubicBezTo>
                                    <a:cubicBezTo>
                                      <a:pt x="334257" y="474567"/>
                                      <a:pt x="412248" y="211167"/>
                                      <a:pt x="467114" y="111193"/>
                                    </a:cubicBezTo>
                                    <a:cubicBezTo>
                                      <a:pt x="521980" y="11219"/>
                                      <a:pt x="543934" y="-44865"/>
                                      <a:pt x="606113" y="45356"/>
                                    </a:cubicBezTo>
                                    <a:cubicBezTo>
                                      <a:pt x="668292" y="135577"/>
                                      <a:pt x="754847" y="448970"/>
                                      <a:pt x="840190" y="652518"/>
                                    </a:cubicBezTo>
                                    <a:cubicBezTo>
                                      <a:pt x="925533" y="856066"/>
                                      <a:pt x="1025510" y="1267862"/>
                                      <a:pt x="1118169" y="1266643"/>
                                    </a:cubicBezTo>
                                    <a:cubicBezTo>
                                      <a:pt x="1210828" y="1265424"/>
                                      <a:pt x="1304705" y="856309"/>
                                      <a:pt x="1396145" y="645202"/>
                                    </a:cubicBezTo>
                                    <a:cubicBezTo>
                                      <a:pt x="1487585" y="434095"/>
                                      <a:pt x="1572929" y="0"/>
                                      <a:pt x="1666807" y="0"/>
                                    </a:cubicBezTo>
                                    <a:cubicBezTo>
                                      <a:pt x="1760685" y="0"/>
                                      <a:pt x="1864317" y="434094"/>
                                      <a:pt x="1959415" y="645202"/>
                                    </a:cubicBezTo>
                                    <a:cubicBezTo>
                                      <a:pt x="2054513" y="856310"/>
                                      <a:pt x="2144734" y="1265426"/>
                                      <a:pt x="2237393" y="1266645"/>
                                    </a:cubicBezTo>
                                    <a:cubicBezTo>
                                      <a:pt x="2330052" y="1267864"/>
                                      <a:pt x="2422711" y="938420"/>
                                      <a:pt x="2515370" y="652518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-76199</wp:posOffset>
                      </wp:positionH>
                      <wp:positionV relativeFrom="paragraph">
                        <wp:posOffset>0</wp:posOffset>
                      </wp:positionV>
                      <wp:extent cx="2533015" cy="1386281"/>
                      <wp:effectExtent b="0" l="0" r="0" t="0"/>
                      <wp:wrapNone/>
                      <wp:docPr id="82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33015" cy="138628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67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pageBreakBefore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the value of 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  <w:tab/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09A">
      <w:pPr>
        <w:pageBreakBefore w:val="0"/>
        <w:spacing w:before="240" w:lineRule="auto"/>
        <w:rPr>
          <w:color w:val="00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t=1/f</w:t>
      </w:r>
    </w:p>
    <w:p w:rsidR="00000000" w:rsidDel="00000000" w:rsidP="00000000" w:rsidRDefault="00000000" w:rsidRPr="00000000" w14:paraId="0000009B">
      <w:pPr>
        <w:pageBreakBefore w:val="0"/>
        <w:spacing w:before="240" w:lineRule="auto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⅕=0.2 s</w:t>
      </w:r>
    </w:p>
    <w:p w:rsidR="00000000" w:rsidDel="00000000" w:rsidP="00000000" w:rsidRDefault="00000000" w:rsidRPr="00000000" w14:paraId="0000009C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electromagnetic radiation whose wavelength is greater than that of microwaves has a wavelength of 306.1224 m. </w:t>
      </w:r>
      <w:sdt>
        <w:sdtPr>
          <w:tag w:val="goog_rdk_11"/>
        </w:sdtPr>
        <w:sdtContent>
          <w:ins w:author="Victoria Githinji" w:id="5" w:date="2025-02-28T13:43:21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Take the speed</w:t>
            </w:r>
          </w:ins>
        </w:sdtContent>
      </w:sdt>
      <w:sdt>
        <w:sdtPr>
          <w:tag w:val="goog_rdk_12"/>
        </w:sdtPr>
        <w:sdtContent>
          <w:del w:author="Victoria Githinji" w:id="5" w:date="2025-02-28T13:43:21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delText xml:space="preserve">Take speed</w:delText>
            </w:r>
          </w:del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 light in air, c = 3 x10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m/s.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radiation.</w:t>
        <w:tab/>
        <w:tab/>
        <w:tab/>
        <w:tab/>
        <w:tab/>
        <w:tab/>
        <w:tab/>
        <w:t xml:space="preserve">(</w:t>
      </w:r>
      <w:sdt>
        <w:sdtPr>
          <w:tag w:val="goog_rdk_13"/>
        </w:sdtPr>
        <w:sdtContent>
          <w:ins w:author="Victoria Githinji" w:id="6" w:date="2025-02-28T13:43:23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mark</w:t>
            </w:r>
          </w:ins>
        </w:sdtContent>
      </w:sdt>
      <w:sdt>
        <w:sdtPr>
          <w:tag w:val="goog_rdk_14"/>
        </w:sdtPr>
        <w:sdtContent>
          <w:del w:author="Victoria Githinji" w:id="6" w:date="2025-02-28T13:43:23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delText xml:space="preserve">1mark</w:delText>
            </w:r>
          </w:del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F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its frequency. </w:t>
        <w:tab/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0A1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2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Two heating coils A and B connected in parallel in a circuit produces power of 36W and 54W respectively. What is the ratio of their resistance?(2marks)</w:t>
      </w:r>
    </w:p>
    <w:p w:rsidR="00000000" w:rsidDel="00000000" w:rsidP="00000000" w:rsidRDefault="00000000" w:rsidRPr="00000000" w14:paraId="000000A4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conditions necessary for total internal reflection to occur.     </w:t>
        <w:tab/>
        <w:tab/>
        <w:tab/>
        <w:tab/>
        <w:tab/>
        <w:tab/>
        <w:tab/>
      </w:r>
      <w:sdt>
        <w:sdtPr>
          <w:tag w:val="goog_rdk_15"/>
        </w:sdtPr>
        <w:sdtContent>
          <w:ins w:author="Victoria Githinji" w:id="7" w:date="2025-02-28T13:44:53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the critical angle must be exceeded</w:t>
            </w:r>
          </w:ins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</w:t>
        <w:tab/>
        <w:tab/>
        <w:t xml:space="preserve">  </w:t>
        <w:tab/>
        <w:t xml:space="preserve">    (2marks)</w:t>
      </w:r>
    </w:p>
    <w:sdt>
      <w:sdtPr>
        <w:tag w:val="goog_rdk_17"/>
      </w:sdtPr>
      <w:sdtContent>
        <w:p w:rsidR="00000000" w:rsidDel="00000000" w:rsidP="00000000" w:rsidRDefault="00000000" w:rsidRPr="00000000" w14:paraId="000000A6">
          <w:pPr>
            <w:pageBreakBefore w:val="0"/>
            <w:spacing w:before="240" w:lineRule="auto"/>
            <w:rPr>
              <w:ins w:author="Victoria Githinji" w:id="8" w:date="2025-02-28T13:45:43Z"/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…………………………………………………</w:t>
          </w:r>
          <w:sdt>
            <w:sdtPr>
              <w:tag w:val="goog_rdk_16"/>
            </w:sdtPr>
            <w:sdtContent>
              <w:ins w:author="Victoria Githinji" w:id="8" w:date="2025-02-28T13:45:43Z"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light must travel from an optically dense medium to a less dense medium </w:t>
                </w:r>
              </w:ins>
            </w:sdtContent>
          </w:sdt>
        </w:p>
      </w:sdtContent>
    </w:sdt>
    <w:p w:rsidR="00000000" w:rsidDel="00000000" w:rsidP="00000000" w:rsidRDefault="00000000" w:rsidRPr="00000000" w14:paraId="000000A7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9"/>
        </w:sdtPr>
        <w:sdtContent>
          <w:ins w:author="Victoria Githinji" w:id="9" w:date="2025-02-28T13:43:24Z">
            <w:r w:rsidDel="00000000" w:rsidR="00000000" w:rsidRPr="00000000">
              <w:rPr>
                <w:sz w:val="28"/>
                <w:szCs w:val="28"/>
                <w:rtl w:val="0"/>
              </w:rPr>
              <w:t xml:space="preserve">Define a coherent</w:t>
            </w:r>
          </w:ins>
        </w:sdtContent>
      </w:sdt>
      <w:sdt>
        <w:sdtPr>
          <w:tag w:val="goog_rdk_20"/>
        </w:sdtPr>
        <w:sdtContent>
          <w:del w:author="Victoria Githinji" w:id="9" w:date="2025-02-28T13:43:24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delText xml:space="preserve">Define coherent</w:delText>
            </w:r>
          </w:del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source of a wave. </w:t>
        <w:tab/>
        <w:tab/>
        <w:tab/>
        <w:tab/>
        <w:tab/>
        <w:t xml:space="preserve">  (</w:t>
      </w:r>
      <w:sdt>
        <w:sdtPr>
          <w:tag w:val="goog_rdk_21"/>
        </w:sdtPr>
        <w:sdtContent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  <w:rPrChange w:author="Victoria Githinji" w:id="10" w:date="2025-02-28T13:43:34Z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</w:rPrChange>
            </w:rPr>
            <w:t xml:space="preserve">1mark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9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Figure 5 below show a conductor carrying electric current place between two magnetic poles.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750"/>
        </w:tabs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12700</wp:posOffset>
                </wp:positionV>
                <wp:extent cx="4665094" cy="1455888"/>
                <wp:effectExtent b="0" l="0" r="0" t="0"/>
                <wp:wrapNone/>
                <wp:docPr id="8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13450" y="3052050"/>
                          <a:ext cx="4665094" cy="1455888"/>
                          <a:chOff x="3013450" y="3052050"/>
                          <a:chExt cx="4674625" cy="1465425"/>
                        </a:xfrm>
                      </wpg:grpSpPr>
                      <wpg:grpSp>
                        <wpg:cNvGrpSpPr/>
                        <wpg:grpSpPr>
                          <a:xfrm>
                            <a:off x="3013453" y="3052056"/>
                            <a:ext cx="4665094" cy="1455888"/>
                            <a:chOff x="0" y="0"/>
                            <a:chExt cx="4665094" cy="1455888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4665075" cy="1455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4665094" cy="1455888"/>
                              <a:chOff x="0" y="0"/>
                              <a:chExt cx="4665094" cy="1455888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1026544" y="379563"/>
                                <a:ext cx="3638550" cy="1076325"/>
                                <a:chOff x="3492" y="12799"/>
                                <a:chExt cx="4536" cy="696"/>
                              </a:xfrm>
                            </wpg:grpSpPr>
                            <wps:wsp>
                              <wps:cNvSpPr/>
                              <wps:cNvPr id="121" name="Shape 121"/>
                              <wps:spPr>
                                <a:xfrm>
                                  <a:off x="5532" y="12931"/>
                                  <a:ext cx="240" cy="1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492" y="12799"/>
                                  <a:ext cx="4536" cy="696"/>
                                  <a:chOff x="3492" y="12799"/>
                                  <a:chExt cx="4536" cy="696"/>
                                </a:xfrm>
                              </wpg:grpSpPr>
                              <wps:wsp>
                                <wps:cNvSpPr/>
                                <wps:cNvPr id="123" name="Shape 123"/>
                                <wps:spPr>
                                  <a:xfrm>
                                    <a:off x="3492" y="12799"/>
                                    <a:ext cx="1548" cy="6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4" name="Shape 124"/>
                                <wps:spPr>
                                  <a:xfrm>
                                    <a:off x="6516" y="12799"/>
                                    <a:ext cx="1512" cy="6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5" name="Shape 125"/>
                                <wps:spPr>
                                  <a:xfrm>
                                    <a:off x="4536" y="12931"/>
                                    <a:ext cx="468" cy="39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9050">
                                    <a:solidFill>
                                      <a:schemeClr val="l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N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  <wps:wsp>
                                <wps:cNvSpPr/>
                                <wps:cNvPr id="126" name="Shape 126"/>
                                <wps:spPr>
                                  <a:xfrm>
                                    <a:off x="6636" y="12931"/>
                                    <a:ext cx="576" cy="4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19050">
                                    <a:solidFill>
                                      <a:schemeClr val="l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S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SpPr/>
                            <wps:cNvPr id="127" name="Shape 127"/>
                            <wps:spPr>
                              <a:xfrm>
                                <a:off x="0" y="0"/>
                                <a:ext cx="793630" cy="3773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Figure 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28" name="Shape 128"/>
                          <wps:spPr>
                            <a:xfrm>
                              <a:off x="2737263" y="694707"/>
                              <a:ext cx="45085" cy="45085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12700</wp:posOffset>
                </wp:positionV>
                <wp:extent cx="4665094" cy="1455888"/>
                <wp:effectExtent b="0" l="0" r="0" t="0"/>
                <wp:wrapNone/>
                <wp:docPr id="82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5094" cy="14558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 the diagram by sketching the magnetic field and also show the direction of the force on the conductor.</w:t>
        <w:tab/>
        <w:tab/>
        <w:tab/>
        <w:tab/>
        <w:tab/>
        <w:t xml:space="preserve">(3 marks)</w:t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B (55 marks)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Answer ALL the questions in the spaces provided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(a) State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factor that affects the force between two charged bodies. </w:t>
        <w:tab/>
        <w:tab/>
        <w:tab/>
        <w:tab/>
        <w:tab/>
        <w:tab/>
        <w:tab/>
        <w:tab/>
        <w:tab/>
        <w:tab/>
        <w:tab/>
        <w:t xml:space="preserve">(1mark)</w:t>
      </w:r>
    </w:p>
    <w:p w:rsidR="00000000" w:rsidDel="00000000" w:rsidP="00000000" w:rsidRDefault="00000000" w:rsidRPr="00000000" w14:paraId="000000B9">
      <w:pPr>
        <w:pageBreakBefore w:val="0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To investigate charge distribution on metallic surfaces, electric charges were collected from different parts of the surfaces using a proof plane as shown in figure 6 below: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5163868" cy="2324100"/>
                <wp:effectExtent b="0" l="0" r="0" t="0"/>
                <wp:wrapNone/>
                <wp:docPr id="8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64050" y="2617950"/>
                          <a:ext cx="5163868" cy="2324100"/>
                          <a:chOff x="2764050" y="2617950"/>
                          <a:chExt cx="5163900" cy="2324100"/>
                        </a:xfrm>
                      </wpg:grpSpPr>
                      <wpg:grpSp>
                        <wpg:cNvGrpSpPr/>
                        <wpg:grpSpPr>
                          <a:xfrm>
                            <a:off x="2764066" y="2563802"/>
                            <a:ext cx="5163868" cy="2378248"/>
                            <a:chOff x="0" y="-54148"/>
                            <a:chExt cx="5163868" cy="2378248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163850" cy="232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871268" y="-54148"/>
                              <a:ext cx="4292600" cy="2378248"/>
                              <a:chOff x="0" y="-54148"/>
                              <a:chExt cx="4292600" cy="2378248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-54148"/>
                                <a:ext cx="4292600" cy="1861993"/>
                                <a:chOff x="0" y="-54148"/>
                                <a:chExt cx="4292600" cy="1861993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-54148"/>
                                  <a:ext cx="4032250" cy="1851198"/>
                                  <a:chOff x="0" y="-54148"/>
                                  <a:chExt cx="4032250" cy="1851198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0" y="254000"/>
                                    <a:ext cx="698500" cy="1543050"/>
                                    <a:chOff x="0" y="0"/>
                                    <a:chExt cx="698500" cy="154305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0" y="635000"/>
                                      <a:ext cx="698500" cy="908050"/>
                                      <a:chOff x="0" y="0"/>
                                      <a:chExt cx="698500" cy="908050"/>
                                    </a:xfrm>
                                  </wpg:grpSpPr>
                                  <wps:wsp>
                                    <wps:cNvSpPr/>
                                    <wps:cNvPr id="153" name="Shape 153"/>
                                    <wps:spPr>
                                      <a:xfrm>
                                        <a:off x="0" y="850900"/>
                                        <a:ext cx="698500" cy="571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cap="flat" cmpd="sng" w="254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54" name="Shape 154"/>
                                    <wps:spPr>
                                      <a:xfrm>
                                        <a:off x="311150" y="0"/>
                                        <a:ext cx="69850" cy="8445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cap="flat" cmpd="sng" w="254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SpPr/>
                                  <wps:cNvPr id="155" name="Shape 155"/>
                                  <wps:spPr>
                                    <a:xfrm>
                                      <a:off x="44450" y="0"/>
                                      <a:ext cx="596900" cy="6223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cap="flat" cmpd="sng" w="25400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  <wpg:grpSp>
                                <wpg:cNvGrpSpPr/>
                                <wpg:grpSpPr>
                                  <a:xfrm>
                                    <a:off x="2749550" y="349250"/>
                                    <a:ext cx="1282700" cy="1447800"/>
                                    <a:chOff x="0" y="0"/>
                                    <a:chExt cx="1282700" cy="14478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0" y="539750"/>
                                      <a:ext cx="698500" cy="908050"/>
                                      <a:chOff x="0" y="0"/>
                                      <a:chExt cx="698500" cy="908050"/>
                                    </a:xfrm>
                                  </wpg:grpSpPr>
                                  <wps:wsp>
                                    <wps:cNvSpPr/>
                                    <wps:cNvPr id="158" name="Shape 158"/>
                                    <wps:spPr>
                                      <a:xfrm>
                                        <a:off x="0" y="850900"/>
                                        <a:ext cx="698500" cy="571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cap="flat" cmpd="sng" w="254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59" name="Shape 159"/>
                                    <wps:spPr>
                                      <a:xfrm>
                                        <a:off x="311150" y="0"/>
                                        <a:ext cx="69850" cy="8445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cap="flat" cmpd="sng" w="254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31750" y="0"/>
                                      <a:ext cx="1250950" cy="539750"/>
                                      <a:chOff x="0" y="0"/>
                                      <a:chExt cx="1250950" cy="539750"/>
                                    </a:xfrm>
                                  </wpg:grpSpPr>
                                  <wps:wsp>
                                    <wps:cNvCnPr/>
                                    <wps:spPr>
                                      <a:xfrm flipH="1" rot="10800000">
                                        <a:off x="247650" y="400050"/>
                                        <a:ext cx="1003300" cy="1397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9525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 rot="10800000">
                                        <a:off x="279400" y="19050"/>
                                        <a:ext cx="971550" cy="3810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9525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63" name="Shape 163"/>
                                    <wps:spPr>
                                      <a:xfrm>
                                        <a:off x="0" y="0"/>
                                        <a:ext cx="298944" cy="533393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533393" w="298944">
                                            <a:moveTo>
                                              <a:pt x="298944" y="19043"/>
                                            </a:moveTo>
                                            <a:cubicBezTo>
                                              <a:pt x="241265" y="1580"/>
                                              <a:pt x="183586" y="-15882"/>
                                              <a:pt x="133844" y="25393"/>
                                            </a:cubicBezTo>
                                            <a:cubicBezTo>
                                              <a:pt x="84102" y="66668"/>
                                              <a:pt x="6844" y="193668"/>
                                              <a:pt x="494" y="266693"/>
                                            </a:cubicBezTo>
                                            <a:cubicBezTo>
                                              <a:pt x="-5856" y="339718"/>
                                              <a:pt x="50236" y="419093"/>
                                              <a:pt x="95744" y="463543"/>
                                            </a:cubicBezTo>
                                            <a:cubicBezTo>
                                              <a:pt x="141252" y="507993"/>
                                              <a:pt x="207398" y="520693"/>
                                              <a:pt x="273544" y="533393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cap="flat" cmpd="sng" w="9525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GrpSpPr/>
                                <wpg:grpSpPr>
                                  <a:xfrm rot="3451395">
                                    <a:off x="622300" y="-38100"/>
                                    <a:ext cx="323850" cy="520700"/>
                                    <a:chOff x="0" y="0"/>
                                    <a:chExt cx="323850" cy="520700"/>
                                  </a:xfrm>
                                </wpg:grpSpPr>
                                <wps:wsp>
                                  <wps:cNvSpPr/>
                                  <wps:cNvPr id="165" name="Shape 165"/>
                                  <wps:spPr>
                                    <a:xfrm>
                                      <a:off x="0" y="457200"/>
                                      <a:ext cx="323850" cy="635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cap="flat" cmpd="sng" w="25400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66" name="Shape 166"/>
                                  <wps:spPr>
                                    <a:xfrm>
                                      <a:off x="146050" y="0"/>
                                      <a:ext cx="45719" cy="4572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cap="flat" cmpd="sng" w="25400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  <wpg:grpSp>
                                <wpg:cNvGrpSpPr/>
                                <wpg:grpSpPr>
                                  <a:xfrm rot="1366314">
                                    <a:off x="3378200" y="0"/>
                                    <a:ext cx="323850" cy="520700"/>
                                    <a:chOff x="0" y="0"/>
                                    <a:chExt cx="323850" cy="520700"/>
                                  </a:xfrm>
                                </wpg:grpSpPr>
                                <wps:wsp>
                                  <wps:cNvSpPr/>
                                  <wps:cNvPr id="168" name="Shape 168"/>
                                  <wps:spPr>
                                    <a:xfrm>
                                      <a:off x="0" y="457200"/>
                                      <a:ext cx="323850" cy="635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cap="flat" cmpd="sng" w="25400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69" name="Shape 169"/>
                                  <wps:spPr>
                                    <a:xfrm>
                                      <a:off x="146050" y="0"/>
                                      <a:ext cx="45719" cy="4572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cap="flat" cmpd="sng" w="25400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SpPr/>
                              <wps:cNvPr id="170" name="Shape 170"/>
                              <wps:spPr>
                                <a:xfrm>
                                  <a:off x="1263650" y="69850"/>
                                  <a:ext cx="895350" cy="2832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Proof Plane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71" name="Shape 171"/>
                              <wps:spPr>
                                <a:xfrm>
                                  <a:off x="1098550" y="711200"/>
                                  <a:ext cx="1187450" cy="4298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Metallic conductor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72" name="Shape 172"/>
                              <wps:spPr>
                                <a:xfrm>
                                  <a:off x="1314450" y="1498600"/>
                                  <a:ext cx="889000" cy="3092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Insulator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73" name="Shape 173"/>
                              <wps:spPr>
                                <a:xfrm>
                                  <a:off x="3003550" y="171450"/>
                                  <a:ext cx="323850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A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74" name="Shape 174"/>
                              <wps:spPr>
                                <a:xfrm>
                                  <a:off x="3968750" y="603250"/>
                                  <a:ext cx="323850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B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75" name="Shape 175"/>
                              <wps:spPr>
                                <a:xfrm>
                                  <a:off x="3206750" y="825500"/>
                                  <a:ext cx="323850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C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76" name="Shape 176"/>
                              <wps:spPr>
                                <a:xfrm>
                                  <a:off x="2590800" y="425450"/>
                                  <a:ext cx="323850" cy="304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D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77850" y="749300"/>
                                  <a:ext cx="564515" cy="1587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1822450" y="793750"/>
                                  <a:ext cx="1047750" cy="1460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920750" y="171450"/>
                                  <a:ext cx="393700" cy="1989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49250" y="1441450"/>
                                  <a:ext cx="965200" cy="203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1962150" y="1543050"/>
                                  <a:ext cx="1098550" cy="101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182" name="Shape 182"/>
                            <wps:spPr>
                              <a:xfrm>
                                <a:off x="12700" y="1873250"/>
                                <a:ext cx="692150" cy="368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Fig. (i)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83" name="Shape 183"/>
                            <wps:spPr>
                              <a:xfrm>
                                <a:off x="2730500" y="1924050"/>
                                <a:ext cx="704850" cy="400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Fig. (ii)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84" name="Shape 184"/>
                          <wps:spPr>
                            <a:xfrm>
                              <a:off x="0" y="17253"/>
                              <a:ext cx="883968" cy="3373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Figure 6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5163868" cy="2324100"/>
                <wp:effectExtent b="0" l="0" r="0" t="0"/>
                <wp:wrapNone/>
                <wp:docPr id="82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3868" cy="2324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proof plane was then placed on the cap of a neutral electroscope.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State and explain the leave divergence of the electroscope as the proof plane is placed at various points round the spherical surface in figure (i) above. </w:t>
        <w:tab/>
        <w:tab/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0C8">
      <w:pPr>
        <w:pageBreakBefore w:val="0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9">
      <w:pPr>
        <w:pageBreakBefore w:val="0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State with reason which part of the conductor in figure (ii) gave the greatest deflection of the electroscope. </w:t>
        <w:tab/>
        <w:tab/>
        <w:tab/>
        <w:t xml:space="preserve">(2marks)</w:t>
      </w:r>
    </w:p>
    <w:p w:rsidR="00000000" w:rsidDel="00000000" w:rsidP="00000000" w:rsidRDefault="00000000" w:rsidRPr="00000000" w14:paraId="000000CC">
      <w:pPr>
        <w:pageBreakBefore w:val="0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D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(c) Figure 7 shows a 10µF capacitor being charged from a 12V battery by connecting the switch terminal on R. The switch is then connected to S to discharge the 4µF capacitor. </w:t>
      </w:r>
    </w:p>
    <w:p w:rsidR="00000000" w:rsidDel="00000000" w:rsidP="00000000" w:rsidRDefault="00000000" w:rsidRPr="00000000" w14:paraId="000000CE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114300</wp:posOffset>
                </wp:positionV>
                <wp:extent cx="3528755" cy="2689860"/>
                <wp:effectExtent b="0" l="0" r="0" t="0"/>
                <wp:wrapNone/>
                <wp:docPr id="8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81600" y="2435050"/>
                          <a:ext cx="3528755" cy="2689860"/>
                          <a:chOff x="3581600" y="2435050"/>
                          <a:chExt cx="3528800" cy="2689900"/>
                        </a:xfrm>
                      </wpg:grpSpPr>
                      <wpg:grpSp>
                        <wpg:cNvGrpSpPr/>
                        <wpg:grpSpPr>
                          <a:xfrm>
                            <a:off x="3581623" y="2435070"/>
                            <a:ext cx="3528755" cy="2689860"/>
                            <a:chOff x="0" y="0"/>
                            <a:chExt cx="3528755" cy="268986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528750" cy="268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74785" y="0"/>
                              <a:ext cx="2553970" cy="2689860"/>
                              <a:chOff x="2886" y="5337"/>
                              <a:chExt cx="4022" cy="4236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4452" y="5962"/>
                                <a:ext cx="0" cy="3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886" y="5337"/>
                                <a:ext cx="4022" cy="4236"/>
                                <a:chOff x="2886" y="5382"/>
                                <a:chExt cx="4022" cy="4236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4527" y="7377"/>
                                  <a:ext cx="1113" cy="2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528" y="6929"/>
                                  <a:ext cx="0" cy="7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362" y="6910"/>
                                  <a:ext cx="1" cy="7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2911" y="7358"/>
                                  <a:ext cx="1451" cy="1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911" y="6150"/>
                                  <a:ext cx="1" cy="304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911" y="6150"/>
                                  <a:ext cx="1301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886" y="9192"/>
                                  <a:ext cx="2420" cy="2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212" y="5775"/>
                                  <a:ext cx="0" cy="79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5306" y="8865"/>
                                  <a:ext cx="166" cy="753"/>
                                  <a:chOff x="6240" y="7617"/>
                                  <a:chExt cx="166" cy="600"/>
                                </a:xfrm>
                              </wpg:grpSpPr>
                              <wps:wsp>
                                <wps:cNvCnPr/>
                                <wps:spPr>
                                  <a:xfrm>
                                    <a:off x="6406" y="7632"/>
                                    <a:ext cx="0" cy="58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240" y="7617"/>
                                    <a:ext cx="1" cy="58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CnPr/>
                              <wps:spPr>
                                <a:xfrm>
                                  <a:off x="5472" y="9211"/>
                                  <a:ext cx="709" cy="1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4452" y="6151"/>
                                  <a:ext cx="1729" cy="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181" y="6150"/>
                                  <a:ext cx="1" cy="89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oval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5641" y="7212"/>
                                  <a:ext cx="595" cy="1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6181" y="7569"/>
                                  <a:ext cx="0" cy="166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oval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7" name="Shape 97"/>
                              <wps:spPr>
                                <a:xfrm>
                                  <a:off x="5013" y="8380"/>
                                  <a:ext cx="720" cy="4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4 μF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98" name="Shape 98"/>
                              <wps:spPr>
                                <a:xfrm>
                                  <a:off x="6317" y="6631"/>
                                  <a:ext cx="465" cy="4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R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99" name="Shape 99"/>
                              <wps:spPr>
                                <a:xfrm>
                                  <a:off x="6443" y="7569"/>
                                  <a:ext cx="465" cy="4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S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00" name="Shape 100"/>
                              <wps:spPr>
                                <a:xfrm>
                                  <a:off x="3897" y="5382"/>
                                  <a:ext cx="1020" cy="5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E = 12V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01" name="Shape 101"/>
                              <wps:spPr>
                                <a:xfrm>
                                  <a:off x="4467" y="6667"/>
                                  <a:ext cx="720" cy="6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10 μF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  <wps:wsp>
                          <wps:cNvSpPr/>
                          <wps:cNvPr id="102" name="Shape 102"/>
                          <wps:spPr>
                            <a:xfrm>
                              <a:off x="0" y="189781"/>
                              <a:ext cx="974785" cy="299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Figure 7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114300</wp:posOffset>
                </wp:positionV>
                <wp:extent cx="3528755" cy="2689860"/>
                <wp:effectExtent b="0" l="0" r="0" t="0"/>
                <wp:wrapNone/>
                <wp:docPr id="82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8755" cy="268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F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266700</wp:posOffset>
                </wp:positionV>
                <wp:extent cx="48895" cy="19050"/>
                <wp:effectExtent b="0" l="0" r="0" t="0"/>
                <wp:wrapNone/>
                <wp:docPr id="81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21553" y="3780000"/>
                          <a:ext cx="4889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266700</wp:posOffset>
                </wp:positionV>
                <wp:extent cx="48895" cy="19050"/>
                <wp:effectExtent b="0" l="0" r="0" t="0"/>
                <wp:wrapNone/>
                <wp:docPr id="8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9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Determine the resultant potential difference between the two capacitors. </w:t>
        <w:tab/>
        <w:tab/>
        <w:tab/>
        <w:tab/>
        <w:tab/>
        <w:tab/>
        <w:tab/>
        <w:tab/>
        <w:tab/>
        <w:tab/>
        <w:tab/>
        <w:t xml:space="preserve">(3marks)</w:t>
      </w:r>
    </w:p>
    <w:p w:rsidR="00000000" w:rsidDel="00000000" w:rsidP="00000000" w:rsidRDefault="00000000" w:rsidRPr="00000000" w14:paraId="000000D7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8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State two uses of capacitors.</w:t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0DA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State Faradays law of electromagnetic induction. </w:t>
        <w:tab/>
        <w:tab/>
        <w:t xml:space="preserve">(1mark)</w:t>
      </w:r>
    </w:p>
    <w:p w:rsidR="00000000" w:rsidDel="00000000" w:rsidP="00000000" w:rsidRDefault="00000000" w:rsidRPr="00000000" w14:paraId="000000DC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 Figure 8 below shows a simplified circuit of a generator.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152400</wp:posOffset>
                </wp:positionV>
                <wp:extent cx="161925" cy="175260"/>
                <wp:effectExtent b="0" l="0" r="0" t="0"/>
                <wp:wrapNone/>
                <wp:docPr id="817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269800" y="3697133"/>
                          <a:ext cx="152400" cy="165735"/>
                        </a:xfrm>
                        <a:custGeom>
                          <a:rect b="b" l="l" r="r" t="t"/>
                          <a:pathLst>
                            <a:path extrusionOk="0" h="266700" w="165100">
                              <a:moveTo>
                                <a:pt x="0" y="222250"/>
                              </a:moveTo>
                              <a:cubicBezTo>
                                <a:pt x="826" y="213995"/>
                                <a:pt x="5526" y="146131"/>
                                <a:pt x="12700" y="127000"/>
                              </a:cubicBezTo>
                              <a:cubicBezTo>
                                <a:pt x="15380" y="119854"/>
                                <a:pt x="21987" y="114776"/>
                                <a:pt x="25400" y="107950"/>
                              </a:cubicBezTo>
                              <a:cubicBezTo>
                                <a:pt x="28393" y="101963"/>
                                <a:pt x="28757" y="94887"/>
                                <a:pt x="31750" y="88900"/>
                              </a:cubicBezTo>
                              <a:cubicBezTo>
                                <a:pt x="35163" y="82074"/>
                                <a:pt x="40664" y="76476"/>
                                <a:pt x="44450" y="69850"/>
                              </a:cubicBezTo>
                              <a:cubicBezTo>
                                <a:pt x="49146" y="61631"/>
                                <a:pt x="52454" y="52669"/>
                                <a:pt x="57150" y="44450"/>
                              </a:cubicBezTo>
                              <a:cubicBezTo>
                                <a:pt x="64359" y="31835"/>
                                <a:pt x="76777" y="14432"/>
                                <a:pt x="88900" y="6350"/>
                              </a:cubicBezTo>
                              <a:cubicBezTo>
                                <a:pt x="94469" y="2637"/>
                                <a:pt x="101600" y="2117"/>
                                <a:pt x="107950" y="0"/>
                              </a:cubicBezTo>
                              <a:cubicBezTo>
                                <a:pt x="118533" y="2117"/>
                                <a:pt x="130329" y="995"/>
                                <a:pt x="139700" y="6350"/>
                              </a:cubicBezTo>
                              <a:cubicBezTo>
                                <a:pt x="146326" y="10136"/>
                                <a:pt x="148987" y="18574"/>
                                <a:pt x="152400" y="25400"/>
                              </a:cubicBezTo>
                              <a:cubicBezTo>
                                <a:pt x="156955" y="34510"/>
                                <a:pt x="163065" y="61712"/>
                                <a:pt x="165100" y="69850"/>
                              </a:cubicBezTo>
                              <a:cubicBezTo>
                                <a:pt x="162983" y="116417"/>
                                <a:pt x="161751" y="163032"/>
                                <a:pt x="158750" y="209550"/>
                              </a:cubicBezTo>
                              <a:cubicBezTo>
                                <a:pt x="157516" y="228677"/>
                                <a:pt x="152400" y="266700"/>
                                <a:pt x="152400" y="266700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152400</wp:posOffset>
                </wp:positionV>
                <wp:extent cx="161925" cy="175260"/>
                <wp:effectExtent b="0" l="0" r="0" t="0"/>
                <wp:wrapNone/>
                <wp:docPr id="81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" cy="175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358317" cy="3049905"/>
                <wp:effectExtent b="0" l="0" r="0" t="0"/>
                <wp:wrapNone/>
                <wp:docPr id="8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66825" y="2250950"/>
                          <a:ext cx="4358317" cy="3049905"/>
                          <a:chOff x="3166825" y="2250950"/>
                          <a:chExt cx="4363100" cy="3058775"/>
                        </a:xfrm>
                      </wpg:grpSpPr>
                      <wpg:grpSp>
                        <wpg:cNvGrpSpPr/>
                        <wpg:grpSpPr>
                          <a:xfrm>
                            <a:off x="3166842" y="2255048"/>
                            <a:ext cx="4358317" cy="3049905"/>
                            <a:chOff x="0" y="0"/>
                            <a:chExt cx="4358317" cy="304990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4358300" cy="3049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862642" y="0"/>
                              <a:ext cx="3495675" cy="3049905"/>
                              <a:chOff x="0" y="0"/>
                              <a:chExt cx="3495675" cy="3050211"/>
                            </a:xfrm>
                          </wpg:grpSpPr>
                          <wps:wsp>
                            <wps:cNvSpPr/>
                            <wps:cNvPr id="187" name="Shape 187"/>
                            <wps:spPr>
                              <a:xfrm>
                                <a:off x="2078182" y="1805049"/>
                                <a:ext cx="86118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8" name="Shape 188"/>
                            <wps:spPr>
                              <a:xfrm>
                                <a:off x="1757548" y="1917865"/>
                                <a:ext cx="83933" cy="475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3495675" cy="3050211"/>
                                <a:chOff x="0" y="0"/>
                                <a:chExt cx="2672072" cy="2072152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672072" cy="2072152"/>
                                  <a:chOff x="0" y="0"/>
                                  <a:chExt cx="2672072" cy="2072152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2672072" cy="2072152"/>
                                    <a:chOff x="0" y="0"/>
                                    <a:chExt cx="2672072" cy="2072152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0" y="0"/>
                                      <a:ext cx="2005965" cy="1861185"/>
                                      <a:chOff x="0" y="0"/>
                                      <a:chExt cx="2005965" cy="1861185"/>
                                    </a:xfrm>
                                  </wpg:grpSpPr>
                                  <wps:wsp>
                                    <wps:cNvCnPr/>
                                    <wps:spPr>
                                      <a:xfrm>
                                        <a:off x="1416050" y="1041400"/>
                                        <a:ext cx="109728" cy="197637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905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0" y="0"/>
                                        <a:ext cx="2005965" cy="1861185"/>
                                        <a:chOff x="0" y="0"/>
                                        <a:chExt cx="2005965" cy="1861185"/>
                                      </a:xfrm>
                                    </wpg:grpSpPr>
                                    <wpg:grpSp>
                                      <wpg:cNvGrpSpPr/>
                                      <wpg:grpSpPr>
                                        <a:xfrm>
                                          <a:off x="0" y="0"/>
                                          <a:ext cx="1909445" cy="1616634"/>
                                          <a:chOff x="0" y="0"/>
                                          <a:chExt cx="1909445" cy="1616634"/>
                                        </a:xfrm>
                                      </wpg:grpSpPr>
                                      <wps:wsp>
                                        <wps:cNvCnPr/>
                                        <wps:spPr>
                                          <a:xfrm>
                                            <a:off x="508000" y="139700"/>
                                            <a:ext cx="1236268" cy="1419149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cap="flat" cmpd="sng" w="9525">
                                            <a:solidFill>
                                              <a:schemeClr val="dk1"/>
                                            </a:solidFill>
                                            <a:prstDash val="dash"/>
                                            <a:round/>
                                            <a:headEnd len="sm" w="sm" type="none"/>
                                            <a:tailEnd len="sm" w="sm" type="none"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412750" y="203200"/>
                                            <a:ext cx="1170865" cy="1164218"/>
                                            <a:chOff x="0" y="0"/>
                                            <a:chExt cx="1170865" cy="1164218"/>
                                          </a:xfrm>
                                        </wpg:grpSpPr>
                                        <wps:wsp>
                                          <wps:cNvCnPr/>
                                          <wps:spPr>
                                            <a:xfrm flipH="1" rot="10800000">
                                              <a:off x="0" y="0"/>
                                              <a:ext cx="563270" cy="27066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19050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>
                                              <a:off x="0" y="270662"/>
                                              <a:ext cx="665683" cy="760933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19050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>
                                              <a:off x="563270" y="0"/>
                                              <a:ext cx="541350" cy="73152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19050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 flipH="1" rot="10800000">
                                              <a:off x="665683" y="929030"/>
                                              <a:ext cx="153822" cy="10236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19050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 flipH="1">
                                              <a:off x="1002182" y="731520"/>
                                              <a:ext cx="102108" cy="10241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19050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03" name="Shape 203"/>
                                          <wps:spPr>
                                            <a:xfrm>
                                              <a:off x="1111910" y="980236"/>
                                              <a:ext cx="58955" cy="168250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68250" w="58955">
                                                  <a:moveTo>
                                                    <a:pt x="0" y="0"/>
                                                  </a:moveTo>
                                                  <a:cubicBezTo>
                                                    <a:pt x="27432" y="18897"/>
                                                    <a:pt x="54864" y="37795"/>
                                                    <a:pt x="58522" y="65837"/>
                                                  </a:cubicBezTo>
                                                  <a:cubicBezTo>
                                                    <a:pt x="62180" y="93879"/>
                                                    <a:pt x="42063" y="131064"/>
                                                    <a:pt x="21946" y="168250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cap="flat" cmpd="sng" w="38100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04" name="Shape 204"/>
                                          <wps:spPr>
                                            <a:xfrm>
                                              <a:off x="994867" y="994867"/>
                                              <a:ext cx="76180" cy="169351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69351" w="76180">
                                                  <a:moveTo>
                                                    <a:pt x="76180" y="1102"/>
                                                  </a:moveTo>
                                                  <a:cubicBezTo>
                                                    <a:pt x="53015" y="-727"/>
                                                    <a:pt x="29851" y="-2556"/>
                                                    <a:pt x="17659" y="15732"/>
                                                  </a:cubicBezTo>
                                                  <a:cubicBezTo>
                                                    <a:pt x="5467" y="34020"/>
                                                    <a:pt x="-5506" y="85227"/>
                                                    <a:pt x="3028" y="110830"/>
                                                  </a:cubicBezTo>
                                                  <a:cubicBezTo>
                                                    <a:pt x="11562" y="136433"/>
                                                    <a:pt x="40213" y="152892"/>
                                                    <a:pt x="68865" y="169351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cap="flat" cmpd="sng" w="38100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>
                                              <a:off x="819302" y="929030"/>
                                              <a:ext cx="251079" cy="16093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19050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 rot="10800000">
                                              <a:off x="1002182" y="1089964"/>
                                              <a:ext cx="67945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19050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>
                                              <a:off x="1111910" y="1031443"/>
                                              <a:ext cx="58420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19050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GrpSpPr/>
                                        <wpg:grpSpPr>
                                          <a:xfrm>
                                            <a:off x="1035050" y="0"/>
                                            <a:ext cx="874395" cy="1031875"/>
                                            <a:chOff x="0" y="0"/>
                                            <a:chExt cx="874395" cy="1031875"/>
                                          </a:xfrm>
                                        </wpg:grpSpPr>
                                        <wps:wsp>
                                          <wps:cNvCnPr/>
                                          <wps:spPr>
                                            <a:xfrm>
                                              <a:off x="19050" y="139700"/>
                                              <a:ext cx="504940" cy="73883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10" name="Shape 210"/>
                                          <wps:spPr>
                                            <a:xfrm>
                                              <a:off x="463550" y="863600"/>
                                              <a:ext cx="89535" cy="168275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68582" w="89579">
                                                  <a:moveTo>
                                                    <a:pt x="51206" y="0"/>
                                                  </a:moveTo>
                                                  <a:cubicBezTo>
                                                    <a:pt x="60960" y="12192"/>
                                                    <a:pt x="72192" y="23336"/>
                                                    <a:pt x="80467" y="36576"/>
                                                  </a:cubicBezTo>
                                                  <a:cubicBezTo>
                                                    <a:pt x="98770" y="65861"/>
                                                    <a:pt x="84521" y="144932"/>
                                                    <a:pt x="80467" y="153619"/>
                                                  </a:cubicBezTo>
                                                  <a:cubicBezTo>
                                                    <a:pt x="71841" y="172104"/>
                                                    <a:pt x="14974" y="168249"/>
                                                    <a:pt x="0" y="168249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cap="flat" cmpd="sng" w="9525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 flipH="1" rot="10800000">
                                              <a:off x="0" y="0"/>
                                              <a:ext cx="263347" cy="13898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 flipH="1" rot="10800000">
                                              <a:off x="552450" y="666750"/>
                                              <a:ext cx="321310" cy="21907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 flipH="1" rot="10800000">
                                              <a:off x="552450" y="819150"/>
                                              <a:ext cx="321945" cy="20447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GrpSpPr/>
                                        <wpg:grpSpPr>
                                          <a:xfrm>
                                            <a:off x="0" y="476250"/>
                                            <a:ext cx="1116422" cy="1140384"/>
                                            <a:chOff x="0" y="0"/>
                                            <a:chExt cx="1116422" cy="1140384"/>
                                          </a:xfrm>
                                        </wpg:grpSpPr>
                                        <wps:wsp>
                                          <wps:cNvCnPr/>
                                          <wps:spPr>
                                            <a:xfrm>
                                              <a:off x="285750" y="0"/>
                                              <a:ext cx="775411" cy="819117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16" name="Shape 216"/>
                                          <wps:spPr>
                                            <a:xfrm>
                                              <a:off x="1003300" y="819150"/>
                                              <a:ext cx="113122" cy="147135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147135" w="113122">
                                                  <a:moveTo>
                                                    <a:pt x="47285" y="0"/>
                                                  </a:moveTo>
                                                  <a:cubicBezTo>
                                                    <a:pt x="-9761" y="45637"/>
                                                    <a:pt x="-9474" y="28998"/>
                                                    <a:pt x="18024" y="138989"/>
                                                  </a:cubicBezTo>
                                                  <a:cubicBezTo>
                                                    <a:pt x="19894" y="146470"/>
                                                    <a:pt x="32282" y="145713"/>
                                                    <a:pt x="39970" y="146304"/>
                                                  </a:cubicBezTo>
                                                  <a:cubicBezTo>
                                                    <a:pt x="64282" y="148174"/>
                                                    <a:pt x="88738" y="146304"/>
                                                    <a:pt x="113122" y="146304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cap="flat" cmpd="sng" w="9525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 flipH="1">
                                              <a:off x="0" y="0"/>
                                              <a:ext cx="285293" cy="18288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 flipH="1">
                                              <a:off x="615950" y="819150"/>
                                              <a:ext cx="446151" cy="219456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CnPr/>
                                          <wps:spPr>
                                            <a:xfrm flipH="1">
                                              <a:off x="863600" y="965200"/>
                                              <a:ext cx="241401" cy="1751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cap="flat" cmpd="sng" w="9525">
                                              <a:solidFill>
                                                <a:schemeClr val="dk1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CnPr/>
                                      <wps:spPr>
                                        <a:xfrm flipH="1">
                                          <a:off x="1282700" y="1327150"/>
                                          <a:ext cx="62865" cy="889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9050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1638300" y="1238250"/>
                                          <a:ext cx="367665" cy="1905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9050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 rot="10800000">
                                          <a:off x="1416050" y="1752600"/>
                                          <a:ext cx="444500" cy="10858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9050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>
                                          <a:off x="1282700" y="1416050"/>
                                          <a:ext cx="133350" cy="445134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9050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CnPr/>
                                      <wps:spPr>
                                        <a:xfrm flipH="1">
                                          <a:off x="1943100" y="1257300"/>
                                          <a:ext cx="62865" cy="46355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cap="flat" cmpd="sng" w="19050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25" name="Shape 225"/>
                                      <wps:spPr>
                                        <a:xfrm rot="10800000">
                                          <a:off x="1847850" y="1682750"/>
                                          <a:ext cx="95250" cy="7620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cap="flat" cmpd="sng" w="19050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26" name="Shape 226"/>
                                      <wps:spPr>
                                        <a:xfrm>
                                          <a:off x="1860550" y="1708150"/>
                                          <a:ext cx="82550" cy="57727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57727" w="82550">
                                              <a:moveTo>
                                                <a:pt x="0" y="57727"/>
                                              </a:moveTo>
                                              <a:cubicBezTo>
                                                <a:pt x="10583" y="49260"/>
                                                <a:pt x="22930" y="42617"/>
                                                <a:pt x="31750" y="32327"/>
                                              </a:cubicBezTo>
                                              <a:cubicBezTo>
                                                <a:pt x="36106" y="27245"/>
                                                <a:pt x="33919" y="18504"/>
                                                <a:pt x="38100" y="13277"/>
                                              </a:cubicBezTo>
                                              <a:cubicBezTo>
                                                <a:pt x="52017" y="-4119"/>
                                                <a:pt x="63028" y="577"/>
                                                <a:pt x="82550" y="577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cap="flat" cmpd="sng" w="19050">
                                          <a:solidFill>
                                            <a:schemeClr val="dk1"/>
                                          </a:solidFill>
                                          <a:prstDash val="solid"/>
                                          <a:round/>
                                          <a:headEnd len="sm" w="sm" type="none"/>
                                          <a:tailEnd len="sm" w="sm" type="none"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CnPr/>
                                  <wps:spPr>
                                    <a:xfrm flipH="1" rot="10800000">
                                      <a:off x="1619824" y="785320"/>
                                      <a:ext cx="895742" cy="44927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CnPr/>
                                  <wps:spPr>
                                    <a:xfrm flipH="1">
                                      <a:off x="976019" y="1343828"/>
                                      <a:ext cx="472227" cy="46666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9525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29" name="Shape 229"/>
                                  <wps:spPr>
                                    <a:xfrm>
                                      <a:off x="904620" y="1792117"/>
                                      <a:ext cx="288290" cy="2800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cap="flat" cmpd="sng" w="9525">
                                      <a:solidFill>
                                        <a:schemeClr val="lt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X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30" name="Shape 230"/>
                                  <wps:spPr>
                                    <a:xfrm>
                                      <a:off x="2383782" y="692407"/>
                                      <a:ext cx="288290" cy="2800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cap="flat" cmpd="sng" w="9525">
                                      <a:solidFill>
                                        <a:schemeClr val="lt1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Y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wpg:grpSp>
                              <wps:wsp>
                                <wps:cNvSpPr/>
                                <wps:cNvPr id="231" name="Shape 231"/>
                                <wps:spPr>
                                  <a:xfrm>
                                    <a:off x="814893" y="1359565"/>
                                    <a:ext cx="288290" cy="28003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>
                                      <a:alpha val="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N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  <wps:wsp>
                                <wps:cNvSpPr/>
                                <wps:cNvPr id="232" name="Shape 232"/>
                                <wps:spPr>
                                  <a:xfrm>
                                    <a:off x="1561277" y="826628"/>
                                    <a:ext cx="288290" cy="2356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>
                                      <a:alpha val="0"/>
                                    </a:schemeClr>
                                  </a:solidFill>
                                  <a:ln cap="flat" cmpd="sng" w="952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S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233" name="Shape 233"/>
                              <wps:spPr>
                                <a:xfrm>
                                  <a:off x="1967023" y="1658679"/>
                                  <a:ext cx="704422" cy="2764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alpha val="0"/>
                                  </a:schemeClr>
                                </a:solidFill>
                                <a:ln cap="flat" cmpd="sng" w="9525">
                                  <a:solidFill>
                                    <a:schemeClr val="lt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Bulb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  <wps:wsp>
                          <wps:cNvSpPr/>
                          <wps:cNvPr id="234" name="Shape 234"/>
                          <wps:spPr>
                            <a:xfrm>
                              <a:off x="0" y="77638"/>
                              <a:ext cx="1000664" cy="299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Figure 8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358317" cy="3049905"/>
                <wp:effectExtent b="0" l="0" r="0" t="0"/>
                <wp:wrapNone/>
                <wp:docPr id="82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58317" cy="3049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215900</wp:posOffset>
                </wp:positionV>
                <wp:extent cx="121285" cy="31115"/>
                <wp:effectExtent b="0" l="0" r="0" t="0"/>
                <wp:wrapNone/>
                <wp:docPr id="8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90120" y="3769205"/>
                          <a:ext cx="111760" cy="215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215900</wp:posOffset>
                </wp:positionV>
                <wp:extent cx="121285" cy="31115"/>
                <wp:effectExtent b="0" l="0" r="0" t="0"/>
                <wp:wrapNone/>
                <wp:docPr id="8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" cy="31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parts X and Y.</w:t>
        <w:tab/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0EE">
      <w:pPr>
        <w:pageBreakBefore w:val="0"/>
        <w:ind w:left="144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X: ..…………………………………….</w:t>
        <w:tab/>
      </w:r>
    </w:p>
    <w:p w:rsidR="00000000" w:rsidDel="00000000" w:rsidP="00000000" w:rsidRDefault="00000000" w:rsidRPr="00000000" w14:paraId="000000EF">
      <w:pPr>
        <w:pageBreakBefore w:val="0"/>
        <w:ind w:left="144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Y: ………………………………………</w:t>
        <w:tab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ways of making the bulb light brighter.       </w:t>
        <w:tab/>
        <w:t xml:space="preserve"> (2marks)</w:t>
      </w:r>
    </w:p>
    <w:p w:rsidR="00000000" w:rsidDel="00000000" w:rsidP="00000000" w:rsidRDefault="00000000" w:rsidRPr="00000000" w14:paraId="000000F1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(c) An a.c generator produces an e.m.f of 50.0V which is used to operate a circuit that requires a minimum of 250.0V. If the power of the generator is 200W, determine the: </w:t>
      </w:r>
    </w:p>
    <w:p w:rsidR="00000000" w:rsidDel="00000000" w:rsidP="00000000" w:rsidRDefault="00000000" w:rsidRPr="00000000" w14:paraId="000000F3">
      <w:pPr>
        <w:pageBreakBefore w:val="0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(i) Current generated by the a.c source. </w:t>
        <w:tab/>
        <w:tab/>
        <w:tab/>
        <w:tab/>
        <w:t xml:space="preserve">(2marks) </w:t>
      </w:r>
    </w:p>
    <w:p w:rsidR="00000000" w:rsidDel="00000000" w:rsidP="00000000" w:rsidRDefault="00000000" w:rsidRPr="00000000" w14:paraId="000000F4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5">
      <w:pPr>
        <w:pageBreakBefore w:val="0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(ii) Current supplied to the circuit by the transformer assuming 100% efficiency. </w:t>
        <w:tab/>
        <w:tab/>
        <w:tab/>
        <w:tab/>
        <w:tab/>
        <w:tab/>
        <w:tab/>
        <w:tab/>
        <w:tab/>
        <w:tab/>
        <w:t xml:space="preserve">(2marks) </w:t>
      </w:r>
    </w:p>
    <w:p w:rsidR="00000000" w:rsidDel="00000000" w:rsidP="00000000" w:rsidRDefault="00000000" w:rsidRPr="00000000" w14:paraId="000000F6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7">
      <w:pPr>
        <w:pageBreakBefore w:val="0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(iii) Ratio of turns in the coils of the transformer, primary: secondary. </w:t>
        <w:tab/>
        <w:tab/>
        <w:tab/>
        <w:tab/>
        <w:tab/>
        <w:tab/>
        <w:tab/>
        <w:tab/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0F8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(d) Explain how power loses in a transformer are minimized.</w:t>
        <w:tab/>
        <w:tab/>
        <w:t xml:space="preserve">(2marks)</w:t>
      </w:r>
    </w:p>
    <w:p w:rsidR="00000000" w:rsidDel="00000000" w:rsidP="00000000" w:rsidRDefault="00000000" w:rsidRPr="00000000" w14:paraId="000000F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(i) Eddy currents</w:t>
      </w:r>
    </w:p>
    <w:p w:rsidR="00000000" w:rsidDel="00000000" w:rsidP="00000000" w:rsidRDefault="00000000" w:rsidRPr="00000000" w14:paraId="000000FB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(ii) Hysteresis losses</w:t>
      </w:r>
    </w:p>
    <w:p w:rsidR="00000000" w:rsidDel="00000000" w:rsidP="00000000" w:rsidRDefault="00000000" w:rsidRPr="00000000" w14:paraId="000000FD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A disc of a siren with 100 holes is rotated at constant speed making 0.5 revolutions per second. If air is blown towards the holes, calculate: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frequency of the sound produced. </w:t>
        <w:tab/>
        <w:tab/>
        <w:tab/>
        <w:t xml:space="preserve">(2marks)</w:t>
      </w:r>
    </w:p>
    <w:p w:rsidR="00000000" w:rsidDel="00000000" w:rsidP="00000000" w:rsidRDefault="00000000" w:rsidRPr="00000000" w14:paraId="00000102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wavelength of the sound produced, if the velocity of sound is 340 m/s. </w:t>
        <w:tab/>
        <w:tab/>
        <w:tab/>
        <w:tab/>
        <w:tab/>
        <w:tab/>
        <w:tab/>
        <w:tab/>
        <w:t xml:space="preserve">(2marks)</w:t>
      </w:r>
    </w:p>
    <w:p w:rsidR="00000000" w:rsidDel="00000000" w:rsidP="00000000" w:rsidRDefault="00000000" w:rsidRPr="00000000" w14:paraId="00000104">
      <w:pPr>
        <w:pageBreakBefore w:val="0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55"/>
        </w:tabs>
        <w:spacing w:after="20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A ship sends out an ultrasound whose echo is received after 5 seconds. If the wavelength of the ultrasound in water is 0.05 m and the frequency of the transmitter is 50 KHz, calculate the depth of the ocean.</w:t>
        <w:tab/>
        <w:t xml:space="preserve">(3marks)</w:t>
      </w:r>
    </w:p>
    <w:p w:rsidR="00000000" w:rsidDel="00000000" w:rsidP="00000000" w:rsidRDefault="00000000" w:rsidRPr="00000000" w14:paraId="00000106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A ray of light is incident at right angles to the face AB, of a right angled isosceles prism of refractive index 1.6 as shown in Figure 8 below.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139700</wp:posOffset>
                </wp:positionV>
                <wp:extent cx="3246587" cy="1783511"/>
                <wp:effectExtent b="0" l="0" r="0" t="0"/>
                <wp:wrapNone/>
                <wp:docPr id="8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22700" y="2888225"/>
                          <a:ext cx="3246587" cy="1783511"/>
                          <a:chOff x="3722700" y="2888225"/>
                          <a:chExt cx="3246600" cy="1783550"/>
                        </a:xfrm>
                      </wpg:grpSpPr>
                      <wpg:grpSp>
                        <wpg:cNvGrpSpPr/>
                        <wpg:grpSpPr>
                          <a:xfrm>
                            <a:off x="3722707" y="2888245"/>
                            <a:ext cx="3246587" cy="1783511"/>
                            <a:chOff x="0" y="0"/>
                            <a:chExt cx="3246587" cy="178351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246575" cy="178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9562" y="69011"/>
                              <a:ext cx="2867025" cy="1714500"/>
                              <a:chOff x="2449" y="3196"/>
                              <a:chExt cx="3453" cy="2832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2703" y="3328"/>
                                <a:ext cx="3199" cy="2700"/>
                                <a:chOff x="2703" y="3328"/>
                                <a:chExt cx="3199" cy="27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703" y="3577"/>
                                  <a:ext cx="2636" cy="2073"/>
                                  <a:chOff x="2703" y="3577"/>
                                  <a:chExt cx="2636" cy="2073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3464" y="3577"/>
                                    <a:ext cx="1875" cy="2073"/>
                                    <a:chOff x="3464" y="3633"/>
                                    <a:chExt cx="1875" cy="2073"/>
                                  </a:xfrm>
                                </wpg:grpSpPr>
                                <wps:wsp>
                                  <wps:cNvCnPr/>
                                  <wps:spPr>
                                    <a:xfrm>
                                      <a:off x="3464" y="3633"/>
                                      <a:ext cx="187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CnPr/>
                                  <wps:spPr>
                                    <a:xfrm flipH="1" rot="10800000">
                                      <a:off x="3464" y="3633"/>
                                      <a:ext cx="1" cy="207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CnPr/>
                                  <wps:spPr>
                                    <a:xfrm flipH="1" rot="10800000">
                                      <a:off x="3465" y="3633"/>
                                      <a:ext cx="1874" cy="207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37" name="Shape 137"/>
                                  <wps:spPr>
                                    <a:xfrm>
                                      <a:off x="3465" y="3633"/>
                                      <a:ext cx="203" cy="26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flat" cmpd="sng" w="190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  <wps:wsp>
                                <wps:cNvCnPr/>
                                <wps:spPr>
                                  <a:xfrm>
                                    <a:off x="2703" y="4497"/>
                                    <a:ext cx="761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812" y="4497"/>
                                    <a:ext cx="20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140" name="Shape 140"/>
                              <wps:spPr>
                                <a:xfrm>
                                  <a:off x="3126" y="3328"/>
                                  <a:ext cx="636" cy="6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A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41" name="Shape 141"/>
                              <wps:spPr>
                                <a:xfrm>
                                  <a:off x="3130" y="5390"/>
                                  <a:ext cx="636" cy="6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B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42" name="Shape 142"/>
                              <wps:spPr>
                                <a:xfrm>
                                  <a:off x="5266" y="3356"/>
                                  <a:ext cx="636" cy="6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B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143" name="Shape 143"/>
                            <wps:spPr>
                              <a:xfrm>
                                <a:off x="4456" y="5176"/>
                                <a:ext cx="810" cy="3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Liquid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4" name="Shape 144"/>
                            <wps:spPr>
                              <a:xfrm>
                                <a:off x="2449" y="4795"/>
                                <a:ext cx="810" cy="3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Liquid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5" name="Shape 145"/>
                            <wps:spPr>
                              <a:xfrm>
                                <a:off x="4035" y="3196"/>
                                <a:ext cx="810" cy="3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Liquid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46" name="Shape 146"/>
                          <wps:spPr>
                            <a:xfrm>
                              <a:off x="0" y="0"/>
                              <a:ext cx="853663" cy="299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Figure 8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139700</wp:posOffset>
                </wp:positionV>
                <wp:extent cx="3246587" cy="1783511"/>
                <wp:effectExtent b="0" l="0" r="0" t="0"/>
                <wp:wrapNone/>
                <wp:docPr id="82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6587" cy="17835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If the prism is surrounded by a liquid of refractive index 1.40, determine: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angle of incidence on the face BC.</w:t>
        <w:tab/>
        <w:tab/>
        <w:tab/>
        <w:tab/>
        <w:t xml:space="preserve">(1mark)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(ii) The angle of refraction on the face BC. </w:t>
        <w:tab/>
        <w:tab/>
        <w:tab/>
        <w:tab/>
        <w:t xml:space="preserve">(3marks)</w:t>
        <w:tab/>
      </w:r>
    </w:p>
    <w:p w:rsidR="00000000" w:rsidDel="00000000" w:rsidP="00000000" w:rsidRDefault="00000000" w:rsidRPr="00000000" w14:paraId="00000115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Distinguish between principal focus and focal length of a concave lens.</w:t>
        <w:tab/>
        <w:tab/>
        <w:tab/>
        <w:tab/>
        <w:tab/>
        <w:tab/>
        <w:tab/>
        <w:tab/>
        <w:tab/>
        <w:tab/>
        <w:tab/>
        <w:t xml:space="preserve">(1mark)</w:t>
      </w:r>
    </w:p>
    <w:p w:rsidR="00000000" w:rsidDel="00000000" w:rsidP="00000000" w:rsidRDefault="00000000" w:rsidRPr="00000000" w14:paraId="00000117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29"/>
        </w:tabs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Figure 9 below shows sketches of a window frame and its image formed on a screen by a convex lens. </w:t>
        <w:tab/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1117"/>
        </w:tabs>
        <w:spacing w:after="20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4726792" cy="1280160"/>
                <wp:effectExtent b="0" l="0" r="0" t="0"/>
                <wp:wrapNone/>
                <wp:docPr id="8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82600" y="3139900"/>
                          <a:ext cx="4726792" cy="1280160"/>
                          <a:chOff x="2982600" y="3139900"/>
                          <a:chExt cx="4736275" cy="1289725"/>
                        </a:xfrm>
                      </wpg:grpSpPr>
                      <wpg:grpSp>
                        <wpg:cNvGrpSpPr/>
                        <wpg:grpSpPr>
                          <a:xfrm>
                            <a:off x="2982604" y="3139920"/>
                            <a:ext cx="4726792" cy="1280160"/>
                            <a:chOff x="0" y="0"/>
                            <a:chExt cx="4726792" cy="128016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4726775" cy="128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681487" y="0"/>
                              <a:ext cx="4045305" cy="1280160"/>
                              <a:chOff x="0" y="0"/>
                              <a:chExt cx="3928262" cy="1096111"/>
                            </a:xfrm>
                          </wpg:grpSpPr>
                          <wps:wsp>
                            <wps:cNvSpPr/>
                            <wps:cNvPr id="44" name="Shape 44"/>
                            <wps:spPr>
                              <a:xfrm>
                                <a:off x="577900" y="241401"/>
                                <a:ext cx="1455420" cy="8547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3277209" y="475491"/>
                                <a:ext cx="651002" cy="4167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0" y="504749"/>
                                <a:ext cx="650875" cy="299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600mm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972921" y="0"/>
                                <a:ext cx="650875" cy="299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480mm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3277209" y="256034"/>
                                <a:ext cx="651053" cy="2999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160mm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2713939" y="599842"/>
                                <a:ext cx="650875" cy="299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200mm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50" name="Shape 50"/>
                          <wps:spPr>
                            <a:xfrm>
                              <a:off x="0" y="138023"/>
                              <a:ext cx="931653" cy="351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Figure 9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4726792" cy="1280160"/>
                <wp:effectExtent b="0" l="0" r="0" t="0"/>
                <wp:wrapNone/>
                <wp:docPr id="81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6792" cy="1280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A">
      <w:pPr>
        <w:pageBreakBefore w:val="0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State the nature of the image formed. </w:t>
        <w:tab/>
        <w:tab/>
        <w:tab/>
        <w:tab/>
        <w:t xml:space="preserve">(2marks)</w:t>
      </w:r>
    </w:p>
    <w:p w:rsidR="00000000" w:rsidDel="00000000" w:rsidP="00000000" w:rsidRDefault="00000000" w:rsidRPr="00000000" w14:paraId="0000011F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linear magnification of the imaged formed.</w:t>
        <w:tab/>
        <w:t xml:space="preserve">(2marks)</w:t>
      </w:r>
    </w:p>
    <w:p w:rsidR="00000000" w:rsidDel="00000000" w:rsidP="00000000" w:rsidRDefault="00000000" w:rsidRPr="00000000" w14:paraId="00000121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imaged of the frame was produced 500mm from the lens. Calculate the focal length of the lens. </w:t>
        <w:tab/>
        <w:tab/>
        <w:tab/>
        <w:tab/>
        <w:tab/>
        <w:tab/>
        <w:t xml:space="preserve">(3 marks)</w:t>
      </w:r>
    </w:p>
    <w:p w:rsidR="00000000" w:rsidDel="00000000" w:rsidP="00000000" w:rsidRDefault="00000000" w:rsidRPr="00000000" w14:paraId="00000123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student finds that at a distance of 25 cm, the words in a book looked blurred.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eye defect does the student suffering from? </w:t>
        <w:tab/>
        <w:tab/>
        <w:t xml:space="preserve">(1mark)</w:t>
      </w:r>
    </w:p>
    <w:p w:rsidR="00000000" w:rsidDel="00000000" w:rsidP="00000000" w:rsidRDefault="00000000" w:rsidRPr="00000000" w14:paraId="00000126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which direction does he/she move the book to be able to see the words clearly from the distance? </w:t>
        <w:tab/>
        <w:tab/>
        <w:tab/>
        <w:tab/>
        <w:t xml:space="preserve">(1mark)</w:t>
      </w:r>
    </w:p>
    <w:p w:rsidR="00000000" w:rsidDel="00000000" w:rsidP="00000000" w:rsidRDefault="00000000" w:rsidRPr="00000000" w14:paraId="00000128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lens can be used to correct the eye defect? </w:t>
        <w:tab/>
        <w:tab/>
        <w:t xml:space="preserve">(1mark)</w:t>
      </w:r>
    </w:p>
    <w:p w:rsidR="00000000" w:rsidDel="00000000" w:rsidP="00000000" w:rsidRDefault="00000000" w:rsidRPr="00000000" w14:paraId="0000012A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B">
      <w:pPr>
        <w:pageBreakBefore w:val="0"/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 (i) Figure 10 shows a graph of 1/v against 1/u for a concave mirror. Use your graph to determine the focal length of the mirror. </w:t>
        <w:tab/>
        <w:tab/>
        <w:t xml:space="preserve">(2marks)</w:t>
      </w:r>
    </w:p>
    <w:p w:rsidR="00000000" w:rsidDel="00000000" w:rsidP="00000000" w:rsidRDefault="00000000" w:rsidRPr="00000000" w14:paraId="0000012D">
      <w:pPr>
        <w:pageBreakBefore w:val="0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254000</wp:posOffset>
                </wp:positionV>
                <wp:extent cx="3680460" cy="3764280"/>
                <wp:effectExtent b="0" l="0" r="0" t="0"/>
                <wp:wrapNone/>
                <wp:docPr id="8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05750" y="1897850"/>
                          <a:ext cx="3680460" cy="3764280"/>
                          <a:chOff x="3505750" y="1897850"/>
                          <a:chExt cx="3680500" cy="3764300"/>
                        </a:xfrm>
                      </wpg:grpSpPr>
                      <wpg:grpSp>
                        <wpg:cNvGrpSpPr/>
                        <wpg:grpSpPr>
                          <a:xfrm>
                            <a:off x="3505770" y="1897860"/>
                            <a:ext cx="3680460" cy="3764280"/>
                            <a:chOff x="0" y="-849750"/>
                            <a:chExt cx="3680798" cy="37644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-849750"/>
                              <a:ext cx="3680775" cy="376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-849750"/>
                              <a:ext cx="3680798" cy="3764400"/>
                              <a:chOff x="1424" y="746"/>
                              <a:chExt cx="5551" cy="4399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2377" y="746"/>
                                <a:ext cx="0" cy="37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triangl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322" y="4474"/>
                                <a:ext cx="465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" name="Shape 55"/>
                            <wps:spPr>
                              <a:xfrm>
                                <a:off x="4149" y="4452"/>
                                <a:ext cx="677" cy="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0.08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6" name="Shape 56"/>
                            <wps:spPr>
                              <a:xfrm>
                                <a:off x="3035" y="4450"/>
                                <a:ext cx="667" cy="3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0.04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7" name="Shape 57"/>
                            <wps:spPr>
                              <a:xfrm>
                                <a:off x="1918" y="4409"/>
                                <a:ext cx="404" cy="4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8" name="Shape 58"/>
                            <wps:spPr>
                              <a:xfrm>
                                <a:off x="5218" y="4427"/>
                                <a:ext cx="677" cy="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0.12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9" name="Shape 59"/>
                            <wps:spPr>
                              <a:xfrm>
                                <a:off x="2070" y="4483"/>
                                <a:ext cx="485" cy="3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0" name="Shape 60"/>
                            <wps:spPr>
                              <a:xfrm>
                                <a:off x="5559" y="4705"/>
                                <a:ext cx="1136" cy="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1/u cm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superscript"/>
                                    </w:rPr>
                                    <w:t xml:space="preserve">-1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1" name="Shape 61"/>
                            <wps:spPr>
                              <a:xfrm rot="-5400000">
                                <a:off x="1391" y="1772"/>
                                <a:ext cx="613" cy="5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1/v cm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superscript"/>
                                    </w:rPr>
                                    <w:t xml:space="preserve">-1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2" name="Shape 62"/>
                            <wps:spPr>
                              <a:xfrm>
                                <a:off x="1828" y="1725"/>
                                <a:ext cx="727" cy="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0.12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3" name="Shape 63"/>
                            <wps:spPr>
                              <a:xfrm>
                                <a:off x="1793" y="2527"/>
                                <a:ext cx="646" cy="3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0.08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4" name="Shape 64"/>
                            <wps:spPr>
                              <a:xfrm>
                                <a:off x="1819" y="3456"/>
                                <a:ext cx="625" cy="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0.04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631922" y="417115"/>
                              <a:ext cx="1819857" cy="193059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254000</wp:posOffset>
                </wp:positionV>
                <wp:extent cx="3680460" cy="3764280"/>
                <wp:effectExtent b="0" l="0" r="0" t="0"/>
                <wp:wrapNone/>
                <wp:docPr id="81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0460" cy="3764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941353" cy="481773"/>
                <wp:effectExtent b="0" l="0" r="0" t="0"/>
                <wp:wrapNone/>
                <wp:docPr id="81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880086" y="3543876"/>
                          <a:ext cx="931828" cy="472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Figure 10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941353" cy="481773"/>
                <wp:effectExtent b="0" l="0" r="0" t="0"/>
                <wp:wrapNone/>
                <wp:docPr id="8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353" cy="4817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W w:w="4568.000000000001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"/>
        <w:gridCol w:w="571"/>
        <w:gridCol w:w="571"/>
        <w:gridCol w:w="571"/>
        <w:gridCol w:w="571"/>
        <w:gridCol w:w="571"/>
        <w:gridCol w:w="571"/>
        <w:gridCol w:w="571"/>
        <w:tblGridChange w:id="0">
          <w:tblGrid>
            <w:gridCol w:w="571"/>
            <w:gridCol w:w="571"/>
            <w:gridCol w:w="571"/>
            <w:gridCol w:w="571"/>
            <w:gridCol w:w="571"/>
            <w:gridCol w:w="571"/>
            <w:gridCol w:w="571"/>
            <w:gridCol w:w="571"/>
          </w:tblGrid>
        </w:tblGridChange>
      </w:tblGrid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pageBreakBefore w:val="0"/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pageBreakBefore w:val="0"/>
        <w:spacing w:after="20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(ii) Determine the image distance when the magnification is m = 2 for the concave mirror above. </w:t>
        <w:tab/>
        <w:tab/>
        <w:tab/>
        <w:tab/>
        <w:tab/>
        <w:tab/>
        <w:tab/>
        <w:t xml:space="preserve">(3 marks)</w:t>
      </w:r>
    </w:p>
    <w:p w:rsidR="00000000" w:rsidDel="00000000" w:rsidP="00000000" w:rsidRDefault="00000000" w:rsidRPr="00000000" w14:paraId="00000173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 State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application of each of the following</w:t>
      </w:r>
    </w:p>
    <w:p w:rsidR="00000000" w:rsidDel="00000000" w:rsidP="00000000" w:rsidRDefault="00000000" w:rsidRPr="00000000" w14:paraId="00000175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(i)  Convex mirror. </w:t>
        <w:tab/>
        <w:tab/>
        <w:tab/>
        <w:tab/>
        <w:tab/>
        <w:tab/>
        <w:tab/>
        <w:t xml:space="preserve">(1mark)</w:t>
      </w:r>
    </w:p>
    <w:p w:rsidR="00000000" w:rsidDel="00000000" w:rsidP="00000000" w:rsidRDefault="00000000" w:rsidRPr="00000000" w14:paraId="00000176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77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(ii) Parabolic mirror.</w:t>
        <w:tab/>
        <w:tab/>
        <w:tab/>
        <w:tab/>
        <w:tab/>
        <w:tab/>
        <w:tab/>
        <w:t xml:space="preserve">(1mark)</w:t>
      </w:r>
    </w:p>
    <w:p w:rsidR="00000000" w:rsidDel="00000000" w:rsidP="00000000" w:rsidRDefault="00000000" w:rsidRPr="00000000" w14:paraId="00000179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7A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(c)  A small object is placed 15 cm in front of a convex mirror of focal length 10 cm. Determine the position of the image. </w:t>
        <w:tab/>
        <w:tab/>
        <w:tab/>
        <w:t xml:space="preserve">(3marks) </w:t>
      </w:r>
    </w:p>
    <w:p w:rsidR="00000000" w:rsidDel="00000000" w:rsidP="00000000" w:rsidRDefault="00000000" w:rsidRPr="00000000" w14:paraId="0000017C">
      <w:pPr>
        <w:pageBreakBefore w:val="0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7D">
      <w:pPr>
        <w:pageBreakBefore w:val="0"/>
        <w:spacing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before="240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rank Ngohi" w:id="0" w:date="2024-01-25T05:52:16Z"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about marking scheme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8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Roman"/>
      <w:lvlText w:val="(%1)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Roman"/>
      <w:lvlText w:val="(%1)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Roman"/>
      <w:lvlText w:val="(%1)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Roman"/>
      <w:lvlText w:val="(%1)"/>
      <w:lvlJc w:val="left"/>
      <w:pPr>
        <w:ind w:left="1800" w:hanging="108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Roman"/>
      <w:lvlText w:val="(%1)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Roman"/>
      <w:lvlText w:val="(%1)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lowerLetter"/>
      <w:lvlText w:val="(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lowerLetter"/>
      <w:lvlText w:val="(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2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lowerRoman"/>
      <w:lvlText w:val="(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D3E23"/>
    <w:pPr>
      <w:spacing w:after="160" w:line="259" w:lineRule="auto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D3E23"/>
    <w:pPr>
      <w:ind w:left="720"/>
      <w:contextualSpacing w:val="1"/>
    </w:pPr>
  </w:style>
  <w:style w:type="paragraph" w:styleId="NoSpacing">
    <w:name w:val="No Spacing"/>
    <w:uiPriority w:val="1"/>
    <w:qFormat w:val="1"/>
    <w:rsid w:val="006D3E23"/>
    <w:pPr>
      <w:spacing w:after="0" w:line="240" w:lineRule="auto"/>
    </w:pPr>
    <w:rPr>
      <w:rFonts w:ascii="Calibri" w:cs="Times New Roman" w:eastAsia="Calibri" w:hAnsi="Calibri"/>
    </w:rPr>
  </w:style>
  <w:style w:type="table" w:styleId="TableGrid">
    <w:name w:val="Table Grid"/>
    <w:basedOn w:val="TableNormal"/>
    <w:uiPriority w:val="59"/>
    <w:rsid w:val="006D3E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6D3E2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3E23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D3E2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D3E2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A6581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6581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image" Target="media/image1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n2fCQ3Udrquc2BVRVf/ypbX1A==">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2020-03-10T09:21:00Z</dcterms:created>
  <dc:creator>Kiptarus</dc:creator>
</cp:coreProperties>
</file>